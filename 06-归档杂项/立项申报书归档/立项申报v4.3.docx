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25FF6" w14:textId="77777777" w:rsidR="005D3173" w:rsidRPr="001A36D6" w:rsidRDefault="009030FF">
      <w:pPr>
        <w:pStyle w:val="1"/>
        <w:rPr>
          <w:rFonts w:ascii="FangSong" w:eastAsia="FangSong" w:hAnsi="FangSong"/>
          <w:rPrChange w:id="0" w:author="妺晗 李" w:date="2026-04-07T18:45:00Z" w16du:dateUtc="2026-04-07T10:45:00Z">
            <w:rPr/>
          </w:rPrChange>
        </w:rPr>
      </w:pPr>
      <w:r w:rsidRPr="001A36D6">
        <w:rPr>
          <w:rFonts w:ascii="FangSong" w:eastAsia="FangSong" w:hAnsi="FangSong" w:hint="eastAsia"/>
          <w:rPrChange w:id="1" w:author="妺晗 李" w:date="2026-04-07T18:45:00Z" w16du:dateUtc="2026-04-07T10:45:00Z">
            <w:rPr>
              <w:rFonts w:hint="eastAsia"/>
            </w:rPr>
          </w:rPrChange>
        </w:rPr>
        <w:t>高邮二王考据学知识库构建及应用</w:t>
      </w:r>
    </w:p>
    <w:p w14:paraId="6C684F19" w14:textId="77777777" w:rsidR="005D3173" w:rsidRPr="001A36D6" w:rsidRDefault="009030FF">
      <w:pPr>
        <w:pStyle w:val="2"/>
        <w:rPr>
          <w:rFonts w:ascii="FangSong" w:eastAsia="FangSong" w:hAnsi="FangSong"/>
          <w:rPrChange w:id="2" w:author="妺晗 李" w:date="2026-04-07T18:45:00Z" w16du:dateUtc="2026-04-07T10:45:00Z">
            <w:rPr/>
          </w:rPrChange>
        </w:rPr>
      </w:pPr>
      <w:r w:rsidRPr="001A36D6">
        <w:rPr>
          <w:rFonts w:ascii="FangSong" w:eastAsia="FangSong" w:hAnsi="FangSong" w:hint="eastAsia"/>
          <w:rPrChange w:id="3" w:author="妺晗 李" w:date="2026-04-07T18:45:00Z" w16du:dateUtc="2026-04-07T10:45:00Z">
            <w:rPr>
              <w:rFonts w:hint="eastAsia"/>
            </w:rPr>
          </w:rPrChange>
        </w:rPr>
        <w:t>一、项目简介</w:t>
      </w:r>
    </w:p>
    <w:p w14:paraId="78AF74FB" w14:textId="77777777" w:rsidR="005D3173" w:rsidRPr="001A36D6" w:rsidRDefault="009030FF">
      <w:pPr>
        <w:pStyle w:val="FirstParagraph"/>
        <w:rPr>
          <w:rFonts w:ascii="FangSong" w:eastAsia="FangSong" w:hAnsi="FangSong"/>
          <w:rPrChange w:id="4" w:author="妺晗 李" w:date="2026-04-07T18:45:00Z" w16du:dateUtc="2026-04-07T10:45:00Z">
            <w:rPr/>
          </w:rPrChange>
        </w:rPr>
      </w:pPr>
      <w:r w:rsidRPr="001A36D6">
        <w:rPr>
          <w:rFonts w:ascii="FangSong" w:eastAsia="FangSong" w:hAnsi="FangSong" w:hint="eastAsia"/>
          <w:rPrChange w:id="5" w:author="妺晗 李" w:date="2026-04-07T18:45:00Z" w16du:dateUtc="2026-04-07T10:45:00Z">
            <w:rPr>
              <w:rFonts w:hint="eastAsia"/>
            </w:rPr>
          </w:rPrChange>
        </w:rPr>
        <w:t>【说明】</w:t>
      </w:r>
      <w:r w:rsidRPr="001A36D6">
        <w:rPr>
          <w:rFonts w:ascii="FangSong" w:eastAsia="FangSong" w:hAnsi="FangSong"/>
          <w:rPrChange w:id="6" w:author="妺晗 李" w:date="2026-04-07T18:45:00Z" w16du:dateUtc="2026-04-07T10:45:00Z">
            <w:rPr/>
          </w:rPrChange>
        </w:rPr>
        <w:t xml:space="preserve"> </w:t>
      </w:r>
      <w:r w:rsidRPr="001A36D6">
        <w:rPr>
          <w:rFonts w:ascii="FangSong" w:eastAsia="FangSong" w:hAnsi="FangSong" w:hint="eastAsia"/>
          <w:rPrChange w:id="7" w:author="妺晗 李" w:date="2026-04-07T18:45:00Z" w16du:dateUtc="2026-04-07T10:45:00Z">
            <w:rPr>
              <w:rFonts w:hint="eastAsia"/>
            </w:rPr>
          </w:rPrChange>
        </w:rPr>
        <w:t>对项目研究的摘要。限</w:t>
      </w:r>
      <w:r w:rsidRPr="001A36D6">
        <w:rPr>
          <w:rFonts w:ascii="FangSong" w:eastAsia="FangSong" w:hAnsi="FangSong"/>
          <w:rPrChange w:id="8" w:author="妺晗 李" w:date="2026-04-07T18:45:00Z" w16du:dateUtc="2026-04-07T10:45:00Z">
            <w:rPr/>
          </w:rPrChange>
        </w:rPr>
        <w:t>500</w:t>
      </w:r>
      <w:r w:rsidRPr="001A36D6">
        <w:rPr>
          <w:rFonts w:ascii="FangSong" w:eastAsia="FangSong" w:hAnsi="FangSong" w:hint="eastAsia"/>
          <w:rPrChange w:id="9" w:author="妺晗 李" w:date="2026-04-07T18:45:00Z" w16du:dateUtc="2026-04-07T10:45:00Z">
            <w:rPr>
              <w:rFonts w:hint="eastAsia"/>
            </w:rPr>
          </w:rPrChange>
        </w:rPr>
        <w:t>字，含标点符号。</w:t>
      </w:r>
    </w:p>
    <w:p w14:paraId="7E27A79B" w14:textId="3F83034D" w:rsidR="005D3173" w:rsidRPr="001A36D6" w:rsidRDefault="009030FF">
      <w:pPr>
        <w:ind w:firstLineChars="200" w:firstLine="480"/>
        <w:rPr>
          <w:rFonts w:ascii="FangSong" w:eastAsia="FangSong" w:hAnsi="FangSong"/>
          <w:rPrChange w:id="10" w:author="妺晗 李" w:date="2026-04-07T18:45:00Z" w16du:dateUtc="2026-04-07T10:45:00Z">
            <w:rPr/>
          </w:rPrChange>
        </w:rPr>
        <w:pPrChange w:id="11" w:author="妺晗 李" w:date="2026-04-07T18:46:00Z" w16du:dateUtc="2026-04-07T10:46:00Z">
          <w:pPr/>
        </w:pPrChange>
      </w:pPr>
      <w:r w:rsidRPr="001A36D6">
        <w:rPr>
          <w:rFonts w:ascii="FangSong" w:eastAsia="FangSong" w:hAnsi="FangSong" w:hint="eastAsia"/>
          <w:rPrChange w:id="12" w:author="妺晗 李" w:date="2026-04-07T18:45:00Z" w16du:dateUtc="2026-04-07T10:45:00Z">
            <w:rPr>
              <w:rFonts w:hint="eastAsia"/>
            </w:rPr>
          </w:rPrChange>
        </w:rPr>
        <w:t>高邮王念孙、王引之父子是清代乾嘉学派代表人物，其</w:t>
      </w:r>
      <w:r w:rsidRPr="001A36D6">
        <w:rPr>
          <w:rFonts w:ascii="FangSong" w:eastAsia="FangSong" w:hAnsi="FangSong"/>
          <w:rPrChange w:id="13" w:author="妺晗 李" w:date="2026-04-07T18:45:00Z" w16du:dateUtc="2026-04-07T10:45:00Z">
            <w:rPr/>
          </w:rPrChange>
        </w:rPr>
        <w:t>“</w:t>
      </w:r>
      <w:r w:rsidRPr="001A36D6">
        <w:rPr>
          <w:rFonts w:ascii="FangSong" w:eastAsia="FangSong" w:hAnsi="FangSong" w:hint="eastAsia"/>
          <w:rPrChange w:id="14" w:author="妺晗 李" w:date="2026-04-07T18:45:00Z" w16du:dateUtc="2026-04-07T10:45:00Z">
            <w:rPr>
              <w:rFonts w:hint="eastAsia"/>
            </w:rPr>
          </w:rPrChange>
        </w:rPr>
        <w:t>王氏四种</w:t>
      </w:r>
      <w:r w:rsidRPr="001A36D6">
        <w:rPr>
          <w:rFonts w:ascii="FangSong" w:eastAsia="FangSong" w:hAnsi="FangSong"/>
          <w:rPrChange w:id="15" w:author="妺晗 李" w:date="2026-04-07T18:45:00Z" w16du:dateUtc="2026-04-07T10:45:00Z">
            <w:rPr/>
          </w:rPrChange>
        </w:rPr>
        <w:t>”</w:t>
      </w:r>
      <w:r w:rsidRPr="001A36D6">
        <w:rPr>
          <w:rFonts w:ascii="FangSong" w:eastAsia="FangSong" w:hAnsi="FangSong" w:hint="eastAsia"/>
          <w:rPrChange w:id="16" w:author="妺晗 李" w:date="2026-04-07T18:45:00Z" w16du:dateUtc="2026-04-07T10:45:00Z">
            <w:rPr>
              <w:rFonts w:hint="eastAsia"/>
            </w:rPr>
          </w:rPrChange>
        </w:rPr>
        <w:t>（《广雅疏证》《经义述闻》《经传释词》《读书杂志》）更是清代考据学的集大成之作。二王之学的重要性不仅在于留下了大量释读结论，更在于形成了一套围绕疑难材料展开判断的考据方法链条，即</w:t>
      </w:r>
      <w:ins w:id="17" w:author="妺晗 李" w:date="2026-04-07T18:46:00Z" w16du:dateUtc="2026-04-07T10:46:00Z">
        <w:r w:rsidR="001A36D6">
          <w:rPr>
            <w:rFonts w:ascii="FangSong" w:eastAsia="FangSong" w:hAnsi="FangSong" w:hint="eastAsia"/>
          </w:rPr>
          <w:t>从</w:t>
        </w:r>
      </w:ins>
      <w:del w:id="18" w:author="妺晗 李" w:date="2026-04-07T18:46:00Z" w16du:dateUtc="2026-04-07T10:46:00Z">
        <w:r w:rsidRPr="001A36D6" w:rsidDel="001A36D6">
          <w:rPr>
            <w:rFonts w:ascii="FangSong" w:eastAsia="FangSong" w:hAnsi="FangSong" w:hint="eastAsia"/>
            <w:rPrChange w:id="19" w:author="妺晗 李" w:date="2026-04-07T18:45:00Z" w16du:dateUtc="2026-04-07T10:45:00Z">
              <w:rPr>
                <w:rFonts w:hint="eastAsia"/>
              </w:rPr>
            </w:rPrChange>
          </w:rPr>
          <w:delText>如何</w:delText>
        </w:r>
      </w:del>
      <w:r w:rsidRPr="001A36D6">
        <w:rPr>
          <w:rFonts w:ascii="FangSong" w:eastAsia="FangSong" w:hAnsi="FangSong" w:hint="eastAsia"/>
          <w:rPrChange w:id="20" w:author="妺晗 李" w:date="2026-04-07T18:45:00Z" w16du:dateUtc="2026-04-07T10:45:00Z">
            <w:rPr>
              <w:rFonts w:hint="eastAsia"/>
            </w:rPr>
          </w:rPrChange>
        </w:rPr>
        <w:t>发疑、</w:t>
      </w:r>
      <w:del w:id="21" w:author="妺晗 李" w:date="2026-04-07T18:46:00Z" w16du:dateUtc="2026-04-07T10:46:00Z">
        <w:r w:rsidRPr="001A36D6" w:rsidDel="001A36D6">
          <w:rPr>
            <w:rFonts w:ascii="FangSong" w:eastAsia="FangSong" w:hAnsi="FangSong" w:hint="eastAsia"/>
            <w:rPrChange w:id="22" w:author="妺晗 李" w:date="2026-04-07T18:45:00Z" w16du:dateUtc="2026-04-07T10:45:00Z">
              <w:rPr>
                <w:rFonts w:hint="eastAsia"/>
              </w:rPr>
            </w:rPrChange>
          </w:rPr>
          <w:delText>如何</w:delText>
        </w:r>
      </w:del>
      <w:r w:rsidRPr="001A36D6">
        <w:rPr>
          <w:rFonts w:ascii="FangSong" w:eastAsia="FangSong" w:hAnsi="FangSong" w:hint="eastAsia"/>
          <w:rPrChange w:id="23" w:author="妺晗 李" w:date="2026-04-07T18:45:00Z" w16du:dateUtc="2026-04-07T10:45:00Z">
            <w:rPr>
              <w:rFonts w:hint="eastAsia"/>
            </w:rPr>
          </w:rPrChange>
        </w:rPr>
        <w:t>预设、</w:t>
      </w:r>
      <w:ins w:id="24" w:author="妺晗 李" w:date="2026-04-07T18:46:00Z" w16du:dateUtc="2026-04-07T10:46:00Z">
        <w:r w:rsidR="001A36D6">
          <w:rPr>
            <w:rFonts w:ascii="FangSong" w:eastAsia="FangSong" w:hAnsi="FangSong" w:hint="eastAsia"/>
          </w:rPr>
          <w:t>到</w:t>
        </w:r>
      </w:ins>
      <w:del w:id="25" w:author="妺晗 李" w:date="2026-04-07T18:46:00Z" w16du:dateUtc="2026-04-07T10:46:00Z">
        <w:r w:rsidRPr="001A36D6" w:rsidDel="001A36D6">
          <w:rPr>
            <w:rFonts w:ascii="FangSong" w:eastAsia="FangSong" w:hAnsi="FangSong" w:hint="eastAsia"/>
            <w:rPrChange w:id="26" w:author="妺晗 李" w:date="2026-04-07T18:45:00Z" w16du:dateUtc="2026-04-07T10:45:00Z">
              <w:rPr>
                <w:rFonts w:hint="eastAsia"/>
              </w:rPr>
            </w:rPrChange>
          </w:rPr>
          <w:delText>如何</w:delText>
        </w:r>
      </w:del>
      <w:r w:rsidRPr="001A36D6">
        <w:rPr>
          <w:rFonts w:ascii="FangSong" w:eastAsia="FangSong" w:hAnsi="FangSong" w:hint="eastAsia"/>
          <w:rPrChange w:id="27" w:author="妺晗 李" w:date="2026-04-07T18:45:00Z" w16du:dateUtc="2026-04-07T10:45:00Z">
            <w:rPr>
              <w:rFonts w:hint="eastAsia"/>
            </w:rPr>
          </w:rPrChange>
        </w:rPr>
        <w:t>取证、</w:t>
      </w:r>
      <w:del w:id="28" w:author="妺晗 李" w:date="2026-04-07T18:46:00Z" w16du:dateUtc="2026-04-07T10:46:00Z">
        <w:r w:rsidRPr="001A36D6" w:rsidDel="001A36D6">
          <w:rPr>
            <w:rFonts w:ascii="FangSong" w:eastAsia="FangSong" w:hAnsi="FangSong" w:hint="eastAsia"/>
            <w:rPrChange w:id="29" w:author="妺晗 李" w:date="2026-04-07T18:45:00Z" w16du:dateUtc="2026-04-07T10:45:00Z">
              <w:rPr>
                <w:rFonts w:hint="eastAsia"/>
              </w:rPr>
            </w:rPrChange>
          </w:rPr>
          <w:delText>如何</w:delText>
        </w:r>
      </w:del>
      <w:r w:rsidRPr="001A36D6">
        <w:rPr>
          <w:rFonts w:ascii="FangSong" w:eastAsia="FangSong" w:hAnsi="FangSong" w:hint="eastAsia"/>
          <w:rPrChange w:id="30" w:author="妺晗 李" w:date="2026-04-07T18:45:00Z" w16du:dateUtc="2026-04-07T10:45:00Z">
            <w:rPr>
              <w:rFonts w:hint="eastAsia"/>
            </w:rPr>
          </w:rPrChange>
        </w:rPr>
        <w:t>释理并最终形成结论。</w:t>
      </w:r>
    </w:p>
    <w:p w14:paraId="5255F133" w14:textId="77777777" w:rsidR="005D3173" w:rsidRPr="001A36D6" w:rsidRDefault="009030FF">
      <w:pPr>
        <w:ind w:firstLineChars="200" w:firstLine="480"/>
        <w:rPr>
          <w:rFonts w:ascii="FangSong" w:eastAsia="FangSong" w:hAnsi="FangSong"/>
          <w:rPrChange w:id="31" w:author="妺晗 李" w:date="2026-04-07T18:45:00Z" w16du:dateUtc="2026-04-07T10:45:00Z">
            <w:rPr/>
          </w:rPrChange>
        </w:rPr>
        <w:pPrChange w:id="32" w:author="妺晗 李" w:date="2026-04-07T18:46:00Z" w16du:dateUtc="2026-04-07T10:46:00Z">
          <w:pPr/>
        </w:pPrChange>
      </w:pPr>
      <w:r w:rsidRPr="001A36D6">
        <w:rPr>
          <w:rFonts w:ascii="FangSong" w:eastAsia="FangSong" w:hAnsi="FangSong" w:hint="eastAsia"/>
          <w:rPrChange w:id="33" w:author="妺晗 李" w:date="2026-04-07T18:45:00Z" w16du:dateUtc="2026-04-07T10:45:00Z">
            <w:rPr>
              <w:rFonts w:hint="eastAsia"/>
            </w:rPr>
          </w:rPrChange>
        </w:rPr>
        <w:t>当前研究者阅读二王著述时，最费时的往往不是找到条目，而是把二王原文、所涉经文、引证材料与判断步骤重新接起来。现有古籍平台已经较好解决了</w:t>
      </w:r>
      <w:r w:rsidRPr="001A36D6">
        <w:rPr>
          <w:rFonts w:ascii="FangSong" w:eastAsia="FangSong" w:hAnsi="FangSong"/>
          <w:rPrChange w:id="34" w:author="妺晗 李" w:date="2026-04-07T18:45:00Z" w16du:dateUtc="2026-04-07T10:45:00Z">
            <w:rPr/>
          </w:rPrChange>
        </w:rPr>
        <w:t>“</w:t>
      </w:r>
      <w:r w:rsidRPr="001A36D6">
        <w:rPr>
          <w:rFonts w:ascii="FangSong" w:eastAsia="FangSong" w:hAnsi="FangSong" w:hint="eastAsia"/>
          <w:rPrChange w:id="35" w:author="妺晗 李" w:date="2026-04-07T18:45:00Z" w16du:dateUtc="2026-04-07T10:45:00Z">
            <w:rPr>
              <w:rFonts w:hint="eastAsia"/>
            </w:rPr>
          </w:rPrChange>
        </w:rPr>
        <w:t>查得到</w:t>
      </w:r>
      <w:r w:rsidRPr="001A36D6">
        <w:rPr>
          <w:rFonts w:ascii="FangSong" w:eastAsia="FangSong" w:hAnsi="FangSong"/>
          <w:rPrChange w:id="36" w:author="妺晗 李" w:date="2026-04-07T18:45:00Z" w16du:dateUtc="2026-04-07T10:45:00Z">
            <w:rPr/>
          </w:rPrChange>
        </w:rPr>
        <w:t>”</w:t>
      </w:r>
      <w:r w:rsidRPr="001A36D6">
        <w:rPr>
          <w:rFonts w:ascii="FangSong" w:eastAsia="FangSong" w:hAnsi="FangSong" w:hint="eastAsia"/>
          <w:rPrChange w:id="37" w:author="妺晗 李" w:date="2026-04-07T18:45:00Z" w16du:dateUtc="2026-04-07T10:45:00Z">
            <w:rPr>
              <w:rFonts w:hint="eastAsia"/>
            </w:rPr>
          </w:rPrChange>
        </w:rPr>
        <w:t>的问题，却较少稳定呈现</w:t>
      </w:r>
      <w:r w:rsidRPr="001A36D6">
        <w:rPr>
          <w:rFonts w:ascii="FangSong" w:eastAsia="FangSong" w:hAnsi="FangSong"/>
          <w:rPrChange w:id="38" w:author="妺晗 李" w:date="2026-04-07T18:45:00Z" w16du:dateUtc="2026-04-07T10:45:00Z">
            <w:rPr/>
          </w:rPrChange>
        </w:rPr>
        <w:t>“</w:t>
      </w:r>
      <w:r w:rsidRPr="001A36D6">
        <w:rPr>
          <w:rFonts w:ascii="FangSong" w:eastAsia="FangSong" w:hAnsi="FangSong" w:hint="eastAsia"/>
          <w:rPrChange w:id="39" w:author="妺晗 李" w:date="2026-04-07T18:45:00Z" w16du:dateUtc="2026-04-07T10:45:00Z">
            <w:rPr>
              <w:rFonts w:hint="eastAsia"/>
            </w:rPr>
          </w:rPrChange>
        </w:rPr>
        <w:t>一条考据如何成立</w:t>
      </w:r>
      <w:r w:rsidRPr="001A36D6">
        <w:rPr>
          <w:rFonts w:ascii="FangSong" w:eastAsia="FangSong" w:hAnsi="FangSong"/>
          <w:rPrChange w:id="40" w:author="妺晗 李" w:date="2026-04-07T18:45:00Z" w16du:dateUtc="2026-04-07T10:45:00Z">
            <w:rPr/>
          </w:rPrChange>
        </w:rPr>
        <w:t>”</w:t>
      </w:r>
      <w:r w:rsidRPr="001A36D6">
        <w:rPr>
          <w:rFonts w:ascii="FangSong" w:eastAsia="FangSong" w:hAnsi="FangSong" w:hint="eastAsia"/>
          <w:rPrChange w:id="41" w:author="妺晗 李" w:date="2026-04-07T18:45:00Z" w16du:dateUtc="2026-04-07T10:45:00Z">
            <w:rPr>
              <w:rFonts w:hint="eastAsia"/>
            </w:rPr>
          </w:rPrChange>
        </w:rPr>
        <w:t>的过程单元。换言之，现有平台主要处理对象知识，本项目进一步尝试处理的是二王考据中的方法知识与过程性知识。</w:t>
      </w:r>
    </w:p>
    <w:p w14:paraId="46131029" w14:textId="7F89917C" w:rsidR="005D3173" w:rsidRPr="001A36D6" w:rsidRDefault="009030FF">
      <w:pPr>
        <w:ind w:firstLineChars="200" w:firstLine="480"/>
        <w:rPr>
          <w:rFonts w:ascii="FangSong" w:eastAsia="FangSong" w:hAnsi="FangSong"/>
          <w:rPrChange w:id="42" w:author="妺晗 李" w:date="2026-04-07T18:45:00Z" w16du:dateUtc="2026-04-07T10:45:00Z">
            <w:rPr/>
          </w:rPrChange>
        </w:rPr>
        <w:pPrChange w:id="43" w:author="妺晗 李" w:date="2026-04-07T18:47:00Z" w16du:dateUtc="2026-04-07T10:47:00Z">
          <w:pPr/>
        </w:pPrChange>
      </w:pPr>
      <w:r w:rsidRPr="001A36D6">
        <w:rPr>
          <w:rFonts w:ascii="FangSong" w:eastAsia="FangSong" w:hAnsi="FangSong" w:hint="eastAsia"/>
          <w:rPrChange w:id="44" w:author="妺晗 李" w:date="2026-04-07T18:45:00Z" w16du:dateUtc="2026-04-07T10:45:00Z">
            <w:rPr>
              <w:rFonts w:hint="eastAsia"/>
            </w:rPr>
          </w:rPrChange>
        </w:rPr>
        <w:t>本项目拟基于</w:t>
      </w:r>
      <w:r w:rsidRPr="001A36D6">
        <w:rPr>
          <w:rFonts w:ascii="FangSong" w:eastAsia="FangSong" w:hAnsi="FangSong"/>
          <w:rPrChange w:id="45" w:author="妺晗 李" w:date="2026-04-07T18:45:00Z" w16du:dateUtc="2026-04-07T10:45:00Z">
            <w:rPr/>
          </w:rPrChange>
        </w:rPr>
        <w:t>“</w:t>
      </w:r>
      <w:r w:rsidRPr="001A36D6">
        <w:rPr>
          <w:rFonts w:ascii="FangSong" w:eastAsia="FangSong" w:hAnsi="FangSong" w:hint="eastAsia"/>
          <w:rPrChange w:id="46" w:author="妺晗 李" w:date="2026-04-07T18:45:00Z" w16du:dateUtc="2026-04-07T10:45:00Z">
            <w:rPr>
              <w:rFonts w:hint="eastAsia"/>
            </w:rPr>
          </w:rPrChange>
        </w:rPr>
        <w:t>王氏四种</w:t>
      </w:r>
      <w:r w:rsidRPr="001A36D6">
        <w:rPr>
          <w:rFonts w:ascii="FangSong" w:eastAsia="FangSong" w:hAnsi="FangSong"/>
          <w:rPrChange w:id="47" w:author="妺晗 李" w:date="2026-04-07T18:45:00Z" w16du:dateUtc="2026-04-07T10:45:00Z">
            <w:rPr/>
          </w:rPrChange>
        </w:rPr>
        <w:t>”</w:t>
      </w:r>
      <w:r w:rsidRPr="001A36D6">
        <w:rPr>
          <w:rFonts w:ascii="FangSong" w:eastAsia="FangSong" w:hAnsi="FangSong" w:hint="eastAsia"/>
          <w:rPrChange w:id="48" w:author="妺晗 李" w:date="2026-04-07T18:45:00Z" w16du:dateUtc="2026-04-07T10:45:00Z">
            <w:rPr>
              <w:rFonts w:hint="eastAsia"/>
            </w:rPr>
          </w:rPrChange>
        </w:rPr>
        <w:t>，以单条考据案例为基本整理单位，围绕典型疑难问题逐条整理代表性案例，重点拆解并标注其</w:t>
      </w:r>
      <w:r w:rsidRPr="001A36D6">
        <w:rPr>
          <w:rFonts w:ascii="FangSong" w:eastAsia="FangSong" w:hAnsi="FangSong"/>
          <w:rPrChange w:id="49" w:author="妺晗 李" w:date="2026-04-07T18:45:00Z" w16du:dateUtc="2026-04-07T10:45:00Z">
            <w:rPr/>
          </w:rPrChange>
        </w:rPr>
        <w:t>“</w:t>
      </w:r>
      <w:r w:rsidRPr="001A36D6">
        <w:rPr>
          <w:rFonts w:ascii="FangSong" w:eastAsia="FangSong" w:hAnsi="FangSong" w:hint="eastAsia"/>
          <w:rPrChange w:id="50" w:author="妺晗 李" w:date="2026-04-07T18:45:00Z" w16du:dateUtc="2026-04-07T10:45:00Z">
            <w:rPr>
              <w:rFonts w:hint="eastAsia"/>
            </w:rPr>
          </w:rPrChange>
        </w:rPr>
        <w:t>发疑</w:t>
      </w:r>
      <w:r w:rsidRPr="001A36D6">
        <w:rPr>
          <w:rFonts w:ascii="FangSong" w:eastAsia="FangSong" w:hAnsi="FangSong"/>
          <w:rPrChange w:id="51" w:author="妺晗 李" w:date="2026-04-07T18:45:00Z" w16du:dateUtc="2026-04-07T10:45:00Z">
            <w:rPr/>
          </w:rPrChange>
        </w:rPr>
        <w:t>—</w:t>
      </w:r>
      <w:r w:rsidRPr="001A36D6">
        <w:rPr>
          <w:rFonts w:ascii="FangSong" w:eastAsia="FangSong" w:hAnsi="FangSong" w:hint="eastAsia"/>
          <w:rPrChange w:id="52" w:author="妺晗 李" w:date="2026-04-07T18:45:00Z" w16du:dateUtc="2026-04-07T10:45:00Z">
            <w:rPr>
              <w:rFonts w:hint="eastAsia"/>
            </w:rPr>
          </w:rPrChange>
        </w:rPr>
        <w:t>预设</w:t>
      </w:r>
      <w:r w:rsidRPr="001A36D6">
        <w:rPr>
          <w:rFonts w:ascii="FangSong" w:eastAsia="FangSong" w:hAnsi="FangSong"/>
          <w:rPrChange w:id="53" w:author="妺晗 李" w:date="2026-04-07T18:45:00Z" w16du:dateUtc="2026-04-07T10:45:00Z">
            <w:rPr/>
          </w:rPrChange>
        </w:rPr>
        <w:t>—</w:t>
      </w:r>
      <w:r w:rsidRPr="001A36D6">
        <w:rPr>
          <w:rFonts w:ascii="FangSong" w:eastAsia="FangSong" w:hAnsi="FangSong" w:hint="eastAsia"/>
          <w:rPrChange w:id="54" w:author="妺晗 李" w:date="2026-04-07T18:45:00Z" w16du:dateUtc="2026-04-07T10:45:00Z">
            <w:rPr>
              <w:rFonts w:hint="eastAsia"/>
            </w:rPr>
          </w:rPrChange>
        </w:rPr>
        <w:t>取证</w:t>
      </w:r>
      <w:r w:rsidRPr="001A36D6">
        <w:rPr>
          <w:rFonts w:ascii="FangSong" w:eastAsia="FangSong" w:hAnsi="FangSong"/>
          <w:rPrChange w:id="55" w:author="妺晗 李" w:date="2026-04-07T18:45:00Z" w16du:dateUtc="2026-04-07T10:45:00Z">
            <w:rPr/>
          </w:rPrChange>
        </w:rPr>
        <w:t>—</w:t>
      </w:r>
      <w:r w:rsidRPr="001A36D6">
        <w:rPr>
          <w:rFonts w:ascii="FangSong" w:eastAsia="FangSong" w:hAnsi="FangSong" w:hint="eastAsia"/>
          <w:rPrChange w:id="56" w:author="妺晗 李" w:date="2026-04-07T18:45:00Z" w16du:dateUtc="2026-04-07T10:45:00Z">
            <w:rPr>
              <w:rFonts w:hint="eastAsia"/>
            </w:rPr>
          </w:rPrChange>
        </w:rPr>
        <w:t>释理</w:t>
      </w:r>
      <w:r w:rsidRPr="001A36D6">
        <w:rPr>
          <w:rFonts w:ascii="FangSong" w:eastAsia="FangSong" w:hAnsi="FangSong"/>
          <w:rPrChange w:id="57" w:author="妺晗 李" w:date="2026-04-07T18:45:00Z" w16du:dateUtc="2026-04-07T10:45:00Z">
            <w:rPr/>
          </w:rPrChange>
        </w:rPr>
        <w:t>—</w:t>
      </w:r>
      <w:r w:rsidRPr="001A36D6">
        <w:rPr>
          <w:rFonts w:ascii="FangSong" w:eastAsia="FangSong" w:hAnsi="FangSong" w:hint="eastAsia"/>
          <w:rPrChange w:id="58" w:author="妺晗 李" w:date="2026-04-07T18:45:00Z" w16du:dateUtc="2026-04-07T10:45:00Z">
            <w:rPr>
              <w:rFonts w:hint="eastAsia"/>
            </w:rPr>
          </w:rPrChange>
        </w:rPr>
        <w:t>结论</w:t>
      </w:r>
      <w:r w:rsidRPr="001A36D6">
        <w:rPr>
          <w:rFonts w:ascii="FangSong" w:eastAsia="FangSong" w:hAnsi="FangSong"/>
          <w:rPrChange w:id="59" w:author="妺晗 李" w:date="2026-04-07T18:45:00Z" w16du:dateUtc="2026-04-07T10:45:00Z">
            <w:rPr/>
          </w:rPrChange>
        </w:rPr>
        <w:t>”</w:t>
      </w:r>
      <w:r w:rsidRPr="001A36D6">
        <w:rPr>
          <w:rFonts w:ascii="FangSong" w:eastAsia="FangSong" w:hAnsi="FangSong" w:hint="eastAsia"/>
          <w:rPrChange w:id="60" w:author="妺晗 李" w:date="2026-04-07T18:45:00Z" w16du:dateUtc="2026-04-07T10:45:00Z">
            <w:rPr>
              <w:rFonts w:hint="eastAsia"/>
            </w:rPr>
          </w:rPrChange>
        </w:rPr>
        <w:t>的内部结构，组织成可检索、可复核、可比较的专题知识库，形成首批精校案例、标注规范、方法整理说明和可演示原型，为二王研究、古籍教学和同类专题资源建设提供一套较为稳妥的示范性数字平台。</w:t>
      </w:r>
      <w:ins w:id="61" w:author="31572" w:date="2026-04-08T02:28:00Z">
        <w:r w:rsidR="00AF123F" w:rsidRPr="00AF123F">
          <w:rPr>
            <w:rFonts w:ascii="FangSong" w:eastAsia="FangSong" w:hAnsi="FangSong"/>
          </w:rPr>
          <w:t>并在人工复核前提下，探索人工智能在同类案例召回、证据匹配和结构草拟中的辅助作用。</w:t>
        </w:r>
      </w:ins>
    </w:p>
    <w:p w14:paraId="645FDE8B" w14:textId="77777777" w:rsidR="005D3173" w:rsidRPr="001A36D6" w:rsidRDefault="009030FF">
      <w:pPr>
        <w:pStyle w:val="2"/>
        <w:rPr>
          <w:rFonts w:ascii="FangSong" w:eastAsia="FangSong" w:hAnsi="FangSong"/>
          <w:rPrChange w:id="62" w:author="妺晗 李" w:date="2026-04-07T18:45:00Z" w16du:dateUtc="2026-04-07T10:45:00Z">
            <w:rPr/>
          </w:rPrChange>
        </w:rPr>
      </w:pPr>
      <w:r w:rsidRPr="001A36D6">
        <w:rPr>
          <w:rFonts w:ascii="FangSong" w:eastAsia="FangSong" w:hAnsi="FangSong" w:hint="eastAsia"/>
          <w:rPrChange w:id="63" w:author="妺晗 李" w:date="2026-04-07T18:45:00Z" w16du:dateUtc="2026-04-07T10:45:00Z">
            <w:rPr>
              <w:rFonts w:hint="eastAsia"/>
            </w:rPr>
          </w:rPrChange>
        </w:rPr>
        <w:t>二、项目申请条件</w:t>
      </w:r>
    </w:p>
    <w:p w14:paraId="4CE958AE" w14:textId="77777777" w:rsidR="005D3173" w:rsidRPr="001A36D6" w:rsidRDefault="009030FF">
      <w:pPr>
        <w:pStyle w:val="FirstParagraph"/>
        <w:rPr>
          <w:rFonts w:ascii="FangSong" w:eastAsia="FangSong" w:hAnsi="FangSong"/>
          <w:rPrChange w:id="64" w:author="妺晗 李" w:date="2026-04-07T18:45:00Z" w16du:dateUtc="2026-04-07T10:45:00Z">
            <w:rPr/>
          </w:rPrChange>
        </w:rPr>
      </w:pPr>
      <w:r w:rsidRPr="001A36D6">
        <w:rPr>
          <w:rFonts w:ascii="FangSong" w:eastAsia="FangSong" w:hAnsi="FangSong" w:hint="eastAsia"/>
          <w:rPrChange w:id="65" w:author="妺晗 李" w:date="2026-04-07T18:45:00Z" w16du:dateUtc="2026-04-07T10:45:00Z">
            <w:rPr>
              <w:rFonts w:hint="eastAsia"/>
            </w:rPr>
          </w:rPrChange>
        </w:rPr>
        <w:t>【说明】</w:t>
      </w:r>
      <w:r w:rsidRPr="001A36D6">
        <w:rPr>
          <w:rFonts w:ascii="FangSong" w:eastAsia="FangSong" w:hAnsi="FangSong"/>
          <w:rPrChange w:id="66" w:author="妺晗 李" w:date="2026-04-07T18:45:00Z" w16du:dateUtc="2026-04-07T10:45:00Z">
            <w:rPr/>
          </w:rPrChange>
        </w:rPr>
        <w:t xml:space="preserve"> </w:t>
      </w:r>
      <w:r w:rsidRPr="001A36D6">
        <w:rPr>
          <w:rFonts w:ascii="FangSong" w:eastAsia="FangSong" w:hAnsi="FangSong" w:hint="eastAsia"/>
          <w:rPrChange w:id="67" w:author="妺晗 李" w:date="2026-04-07T18:45:00Z" w16du:dateUtc="2026-04-07T10:45:00Z">
            <w:rPr>
              <w:rFonts w:hint="eastAsia"/>
            </w:rPr>
          </w:rPrChange>
        </w:rPr>
        <w:t>包括项目组成员的研究兴趣、特长、技能和现有知识基础、科研经历等。限</w:t>
      </w:r>
      <w:r w:rsidRPr="001A36D6">
        <w:rPr>
          <w:rFonts w:ascii="FangSong" w:eastAsia="FangSong" w:hAnsi="FangSong"/>
          <w:rPrChange w:id="68" w:author="妺晗 李" w:date="2026-04-07T18:45:00Z" w16du:dateUtc="2026-04-07T10:45:00Z">
            <w:rPr/>
          </w:rPrChange>
        </w:rPr>
        <w:t>500</w:t>
      </w:r>
      <w:r w:rsidRPr="001A36D6">
        <w:rPr>
          <w:rFonts w:ascii="FangSong" w:eastAsia="FangSong" w:hAnsi="FangSong" w:hint="eastAsia"/>
          <w:rPrChange w:id="69" w:author="妺晗 李" w:date="2026-04-07T18:45:00Z" w16du:dateUtc="2026-04-07T10:45:00Z">
            <w:rPr>
              <w:rFonts w:hint="eastAsia"/>
            </w:rPr>
          </w:rPrChange>
        </w:rPr>
        <w:t>字，含标点符号。</w:t>
      </w:r>
    </w:p>
    <w:p w14:paraId="2EFBF16A" w14:textId="77777777" w:rsidR="005D3173" w:rsidRPr="001A36D6" w:rsidRDefault="009030FF">
      <w:pPr>
        <w:ind w:firstLineChars="200" w:firstLine="480"/>
        <w:rPr>
          <w:rFonts w:ascii="FangSong" w:eastAsia="FangSong" w:hAnsi="FangSong"/>
          <w:rPrChange w:id="70" w:author="妺晗 李" w:date="2026-04-07T18:45:00Z" w16du:dateUtc="2026-04-07T10:45:00Z">
            <w:rPr/>
          </w:rPrChange>
        </w:rPr>
        <w:pPrChange w:id="71" w:author="妺晗 李" w:date="2026-04-07T18:47:00Z" w16du:dateUtc="2026-04-07T10:47:00Z">
          <w:pPr/>
        </w:pPrChange>
      </w:pPr>
      <w:r w:rsidRPr="001A36D6">
        <w:rPr>
          <w:rFonts w:ascii="FangSong" w:eastAsia="FangSong" w:hAnsi="FangSong" w:hint="eastAsia"/>
          <w:rPrChange w:id="72" w:author="妺晗 李" w:date="2026-04-07T18:45:00Z" w16du:dateUtc="2026-04-07T10:45:00Z">
            <w:rPr>
              <w:rFonts w:hint="eastAsia"/>
            </w:rPr>
          </w:rPrChange>
        </w:rPr>
        <w:t>本团队的优势在于能够围绕同一学术对象形成</w:t>
      </w:r>
      <w:r w:rsidRPr="001A36D6">
        <w:rPr>
          <w:rFonts w:ascii="FangSong" w:eastAsia="FangSong" w:hAnsi="FangSong"/>
          <w:rPrChange w:id="73" w:author="妺晗 李" w:date="2026-04-07T18:45:00Z" w16du:dateUtc="2026-04-07T10:45:00Z">
            <w:rPr/>
          </w:rPrChange>
        </w:rPr>
        <w:t>“</w:t>
      </w:r>
      <w:r w:rsidRPr="001A36D6">
        <w:rPr>
          <w:rFonts w:ascii="FangSong" w:eastAsia="FangSong" w:hAnsi="FangSong" w:hint="eastAsia"/>
          <w:rPrChange w:id="74" w:author="妺晗 李" w:date="2026-04-07T18:45:00Z" w16du:dateUtc="2026-04-07T10:45:00Z">
            <w:rPr>
              <w:rFonts w:hint="eastAsia"/>
            </w:rPr>
          </w:rPrChange>
        </w:rPr>
        <w:t>材料整理</w:t>
      </w:r>
      <w:r w:rsidRPr="001A36D6">
        <w:rPr>
          <w:rFonts w:ascii="FangSong" w:eastAsia="FangSong" w:hAnsi="FangSong"/>
          <w:rPrChange w:id="75" w:author="妺晗 李" w:date="2026-04-07T18:45:00Z" w16du:dateUtc="2026-04-07T10:45:00Z">
            <w:rPr/>
          </w:rPrChange>
        </w:rPr>
        <w:t xml:space="preserve"> - </w:t>
      </w:r>
      <w:r w:rsidRPr="001A36D6">
        <w:rPr>
          <w:rFonts w:ascii="FangSong" w:eastAsia="FangSong" w:hAnsi="FangSong" w:hint="eastAsia"/>
          <w:rPrChange w:id="76" w:author="妺晗 李" w:date="2026-04-07T18:45:00Z" w16du:dateUtc="2026-04-07T10:45:00Z">
            <w:rPr>
              <w:rFonts w:hint="eastAsia"/>
            </w:rPr>
          </w:rPrChange>
        </w:rPr>
        <w:t>学术审核</w:t>
      </w:r>
      <w:r w:rsidRPr="001A36D6">
        <w:rPr>
          <w:rFonts w:ascii="FangSong" w:eastAsia="FangSong" w:hAnsi="FangSong"/>
          <w:rPrChange w:id="77" w:author="妺晗 李" w:date="2026-04-07T18:45:00Z" w16du:dateUtc="2026-04-07T10:45:00Z">
            <w:rPr/>
          </w:rPrChange>
        </w:rPr>
        <w:t xml:space="preserve"> - </w:t>
      </w:r>
      <w:r w:rsidRPr="001A36D6">
        <w:rPr>
          <w:rFonts w:ascii="FangSong" w:eastAsia="FangSong" w:hAnsi="FangSong" w:hint="eastAsia"/>
          <w:rPrChange w:id="78" w:author="妺晗 李" w:date="2026-04-07T18:45:00Z" w16du:dateUtc="2026-04-07T10:45:00Z">
            <w:rPr>
              <w:rFonts w:hint="eastAsia"/>
            </w:rPr>
          </w:rPrChange>
        </w:rPr>
        <w:t>数据组织</w:t>
      </w:r>
      <w:r w:rsidRPr="001A36D6">
        <w:rPr>
          <w:rFonts w:ascii="FangSong" w:eastAsia="FangSong" w:hAnsi="FangSong"/>
          <w:rPrChange w:id="79" w:author="妺晗 李" w:date="2026-04-07T18:45:00Z" w16du:dateUtc="2026-04-07T10:45:00Z">
            <w:rPr/>
          </w:rPrChange>
        </w:rPr>
        <w:t xml:space="preserve"> - </w:t>
      </w:r>
      <w:r w:rsidRPr="001A36D6">
        <w:rPr>
          <w:rFonts w:ascii="FangSong" w:eastAsia="FangSong" w:hAnsi="FangSong" w:hint="eastAsia"/>
          <w:rPrChange w:id="80" w:author="妺晗 李" w:date="2026-04-07T18:45:00Z" w16du:dateUtc="2026-04-07T10:45:00Z">
            <w:rPr>
              <w:rFonts w:hint="eastAsia"/>
            </w:rPr>
          </w:rPrChange>
        </w:rPr>
        <w:t>原型展示</w:t>
      </w:r>
      <w:r w:rsidRPr="001A36D6">
        <w:rPr>
          <w:rFonts w:ascii="FangSong" w:eastAsia="FangSong" w:hAnsi="FangSong"/>
          <w:rPrChange w:id="81" w:author="妺晗 李" w:date="2026-04-07T18:45:00Z" w16du:dateUtc="2026-04-07T10:45:00Z">
            <w:rPr/>
          </w:rPrChange>
        </w:rPr>
        <w:t>”</w:t>
      </w:r>
      <w:r w:rsidRPr="001A36D6">
        <w:rPr>
          <w:rFonts w:ascii="FangSong" w:eastAsia="FangSong" w:hAnsi="FangSong" w:hint="eastAsia"/>
          <w:rPrChange w:id="82" w:author="妺晗 李" w:date="2026-04-07T18:45:00Z" w16du:dateUtc="2026-04-07T10:45:00Z">
            <w:rPr>
              <w:rFonts w:hint="eastAsia"/>
            </w:rPr>
          </w:rPrChange>
        </w:rPr>
        <w:t>的完整协作链条。卢飞宇、李汶灿长期参与古文字学、音韵学与古籍研读训练，已着手整理高邮二王的代表性考释案例，并尝试把个案拆解为</w:t>
      </w:r>
      <w:r w:rsidRPr="001A36D6">
        <w:rPr>
          <w:rFonts w:ascii="FangSong" w:eastAsia="FangSong" w:hAnsi="FangSong"/>
          <w:rPrChange w:id="83" w:author="妺晗 李" w:date="2026-04-07T18:45:00Z" w16du:dateUtc="2026-04-07T10:45:00Z">
            <w:rPr/>
          </w:rPrChange>
        </w:rPr>
        <w:t>“</w:t>
      </w:r>
      <w:r w:rsidRPr="001A36D6">
        <w:rPr>
          <w:rFonts w:ascii="FangSong" w:eastAsia="FangSong" w:hAnsi="FangSong" w:hint="eastAsia"/>
          <w:rPrChange w:id="84" w:author="妺晗 李" w:date="2026-04-07T18:45:00Z" w16du:dateUtc="2026-04-07T10:45:00Z">
            <w:rPr>
              <w:rFonts w:hint="eastAsia"/>
            </w:rPr>
          </w:rPrChange>
        </w:rPr>
        <w:t>发疑</w:t>
      </w:r>
      <w:r w:rsidRPr="001A36D6">
        <w:rPr>
          <w:rFonts w:ascii="FangSong" w:eastAsia="FangSong" w:hAnsi="FangSong"/>
          <w:rPrChange w:id="85" w:author="妺晗 李" w:date="2026-04-07T18:45:00Z" w16du:dateUtc="2026-04-07T10:45:00Z">
            <w:rPr/>
          </w:rPrChange>
        </w:rPr>
        <w:t>—</w:t>
      </w:r>
      <w:r w:rsidRPr="001A36D6">
        <w:rPr>
          <w:rFonts w:ascii="FangSong" w:eastAsia="FangSong" w:hAnsi="FangSong" w:hint="eastAsia"/>
          <w:rPrChange w:id="86" w:author="妺晗 李" w:date="2026-04-07T18:45:00Z" w16du:dateUtc="2026-04-07T10:45:00Z">
            <w:rPr>
              <w:rFonts w:hint="eastAsia"/>
            </w:rPr>
          </w:rPrChange>
        </w:rPr>
        <w:t>预设</w:t>
      </w:r>
      <w:r w:rsidRPr="001A36D6">
        <w:rPr>
          <w:rFonts w:ascii="FangSong" w:eastAsia="FangSong" w:hAnsi="FangSong"/>
          <w:rPrChange w:id="87" w:author="妺晗 李" w:date="2026-04-07T18:45:00Z" w16du:dateUtc="2026-04-07T10:45:00Z">
            <w:rPr/>
          </w:rPrChange>
        </w:rPr>
        <w:t>—</w:t>
      </w:r>
      <w:r w:rsidRPr="001A36D6">
        <w:rPr>
          <w:rFonts w:ascii="FangSong" w:eastAsia="FangSong" w:hAnsi="FangSong" w:hint="eastAsia"/>
          <w:rPrChange w:id="88" w:author="妺晗 李" w:date="2026-04-07T18:45:00Z" w16du:dateUtc="2026-04-07T10:45:00Z">
            <w:rPr>
              <w:rFonts w:hint="eastAsia"/>
            </w:rPr>
          </w:rPrChange>
        </w:rPr>
        <w:t>取证</w:t>
      </w:r>
      <w:r w:rsidRPr="001A36D6">
        <w:rPr>
          <w:rFonts w:ascii="FangSong" w:eastAsia="FangSong" w:hAnsi="FangSong"/>
          <w:rPrChange w:id="89" w:author="妺晗 李" w:date="2026-04-07T18:45:00Z" w16du:dateUtc="2026-04-07T10:45:00Z">
            <w:rPr/>
          </w:rPrChange>
        </w:rPr>
        <w:t>—</w:t>
      </w:r>
      <w:r w:rsidRPr="001A36D6">
        <w:rPr>
          <w:rFonts w:ascii="FangSong" w:eastAsia="FangSong" w:hAnsi="FangSong" w:hint="eastAsia"/>
          <w:rPrChange w:id="90" w:author="妺晗 李" w:date="2026-04-07T18:45:00Z" w16du:dateUtc="2026-04-07T10:45:00Z">
            <w:rPr>
              <w:rFonts w:hint="eastAsia"/>
            </w:rPr>
          </w:rPrChange>
        </w:rPr>
        <w:t>释理</w:t>
      </w:r>
      <w:r w:rsidRPr="001A36D6">
        <w:rPr>
          <w:rFonts w:ascii="FangSong" w:eastAsia="FangSong" w:hAnsi="FangSong"/>
          <w:rPrChange w:id="91" w:author="妺晗 李" w:date="2026-04-07T18:45:00Z" w16du:dateUtc="2026-04-07T10:45:00Z">
            <w:rPr/>
          </w:rPrChange>
        </w:rPr>
        <w:t>—</w:t>
      </w:r>
      <w:r w:rsidRPr="001A36D6">
        <w:rPr>
          <w:rFonts w:ascii="FangSong" w:eastAsia="FangSong" w:hAnsi="FangSong" w:hint="eastAsia"/>
          <w:rPrChange w:id="92" w:author="妺晗 李" w:date="2026-04-07T18:45:00Z" w16du:dateUtc="2026-04-07T10:45:00Z">
            <w:rPr>
              <w:rFonts w:hint="eastAsia"/>
            </w:rPr>
          </w:rPrChange>
        </w:rPr>
        <w:t>结论</w:t>
      </w:r>
      <w:r w:rsidRPr="001A36D6">
        <w:rPr>
          <w:rFonts w:ascii="FangSong" w:eastAsia="FangSong" w:hAnsi="FangSong"/>
          <w:rPrChange w:id="93" w:author="妺晗 李" w:date="2026-04-07T18:45:00Z" w16du:dateUtc="2026-04-07T10:45:00Z">
            <w:rPr/>
          </w:rPrChange>
        </w:rPr>
        <w:t>”</w:t>
      </w:r>
      <w:r w:rsidRPr="001A36D6">
        <w:rPr>
          <w:rFonts w:ascii="FangSong" w:eastAsia="FangSong" w:hAnsi="FangSong" w:hint="eastAsia"/>
          <w:rPrChange w:id="94" w:author="妺晗 李" w:date="2026-04-07T18:45:00Z" w16du:dateUtc="2026-04-07T10:45:00Z">
            <w:rPr>
              <w:rFonts w:hint="eastAsia"/>
            </w:rPr>
          </w:rPrChange>
        </w:rPr>
        <w:t>等步骤，负责选取材料、抽出案例和核对原文。徐健怡已完成文献学、音韵学、训诂学等课程修读，负责考据术语把关、疑难讨论和学术审核，保证整理结果不脱离古籍学依据。</w:t>
      </w:r>
    </w:p>
    <w:p w14:paraId="1269400F" w14:textId="122C7223" w:rsidR="005D3173" w:rsidRPr="001A36D6" w:rsidRDefault="009030FF">
      <w:pPr>
        <w:ind w:firstLineChars="200" w:firstLine="480"/>
        <w:rPr>
          <w:rFonts w:ascii="FangSong" w:eastAsia="FangSong" w:hAnsi="FangSong"/>
          <w:rPrChange w:id="95" w:author="妺晗 李" w:date="2026-04-07T18:45:00Z" w16du:dateUtc="2026-04-07T10:45:00Z">
            <w:rPr/>
          </w:rPrChange>
        </w:rPr>
        <w:pPrChange w:id="96" w:author="妺晗 李" w:date="2026-04-07T18:47:00Z" w16du:dateUtc="2026-04-07T10:47:00Z">
          <w:pPr/>
        </w:pPrChange>
      </w:pPr>
      <w:r w:rsidRPr="001A36D6">
        <w:rPr>
          <w:rFonts w:ascii="FangSong" w:eastAsia="FangSong" w:hAnsi="FangSong" w:hint="eastAsia"/>
          <w:rPrChange w:id="97" w:author="妺晗 李" w:date="2026-04-07T18:45:00Z" w16du:dateUtc="2026-04-07T10:45:00Z">
            <w:rPr>
              <w:rFonts w:hint="eastAsia"/>
            </w:rPr>
          </w:rPrChange>
        </w:rPr>
        <w:t>赵梓名具备检索系统、索引构建与基础后端实现经验，负责把已整理的案例做成可查、可看、可演示的原型。</w:t>
      </w:r>
      <w:ins w:id="98" w:author="31572" w:date="2026-04-08T02:14:00Z" w16du:dateUtc="2026-04-07T18:14:00Z">
        <w:r w:rsidR="00D61514">
          <w:rPr>
            <w:rFonts w:ascii="FangSong" w:eastAsia="FangSong" w:hAnsi="FangSong" w:hint="eastAsia"/>
          </w:rPr>
          <w:t>并且学习了项目后期所需的机器学习</w:t>
        </w:r>
      </w:ins>
      <w:ins w:id="99" w:author="31572" w:date="2026-04-08T02:15:00Z" w16du:dateUtc="2026-04-07T18:15:00Z">
        <w:r w:rsidR="00D61514">
          <w:rPr>
            <w:rFonts w:ascii="FangSong" w:eastAsia="FangSong" w:hAnsi="FangSong" w:hint="eastAsia"/>
          </w:rPr>
          <w:t>等课程。</w:t>
        </w:r>
      </w:ins>
      <w:r w:rsidRPr="001A36D6">
        <w:rPr>
          <w:rFonts w:ascii="FangSong" w:eastAsia="FangSong" w:hAnsi="FangSong" w:hint="eastAsia"/>
          <w:rPrChange w:id="100" w:author="妺晗 李" w:date="2026-04-07T18:45:00Z" w16du:dateUtc="2026-04-07T10:45:00Z">
            <w:rPr>
              <w:rFonts w:hint="eastAsia"/>
            </w:rPr>
          </w:rPrChange>
        </w:rPr>
        <w:t>廖展慧具备数据清洗、统计分析与可视化经验，负责整理录入规则、处理数据并协助展示。团队分工并非简单平行，而是按</w:t>
      </w:r>
      <w:r w:rsidRPr="001A36D6">
        <w:rPr>
          <w:rFonts w:ascii="FangSong" w:eastAsia="FangSong" w:hAnsi="FangSong"/>
          <w:rPrChange w:id="101" w:author="妺晗 李" w:date="2026-04-07T18:45:00Z" w16du:dateUtc="2026-04-07T10:45:00Z">
            <w:rPr/>
          </w:rPrChange>
        </w:rPr>
        <w:t>“</w:t>
      </w:r>
      <w:r w:rsidRPr="001A36D6">
        <w:rPr>
          <w:rFonts w:ascii="FangSong" w:eastAsia="FangSong" w:hAnsi="FangSong" w:hint="eastAsia"/>
          <w:rPrChange w:id="102" w:author="妺晗 李" w:date="2026-04-07T18:45:00Z" w16du:dateUtc="2026-04-07T10:45:00Z">
            <w:rPr>
              <w:rFonts w:hint="eastAsia"/>
            </w:rPr>
          </w:rPrChange>
        </w:rPr>
        <w:t>案例抽取</w:t>
      </w:r>
      <w:r w:rsidRPr="001A36D6">
        <w:rPr>
          <w:rFonts w:ascii="FangSong" w:eastAsia="FangSong" w:hAnsi="FangSong"/>
          <w:rPrChange w:id="103" w:author="妺晗 李" w:date="2026-04-07T18:45:00Z" w16du:dateUtc="2026-04-07T10:45:00Z">
            <w:rPr/>
          </w:rPrChange>
        </w:rPr>
        <w:t xml:space="preserve"> - </w:t>
      </w:r>
      <w:r w:rsidRPr="001A36D6">
        <w:rPr>
          <w:rFonts w:ascii="FangSong" w:eastAsia="FangSong" w:hAnsi="FangSong" w:hint="eastAsia"/>
          <w:rPrChange w:id="104" w:author="妺晗 李" w:date="2026-04-07T18:45:00Z" w16du:dateUtc="2026-04-07T10:45:00Z">
            <w:rPr>
              <w:rFonts w:hint="eastAsia"/>
            </w:rPr>
          </w:rPrChange>
        </w:rPr>
        <w:t>原文核对</w:t>
      </w:r>
      <w:r w:rsidRPr="001A36D6">
        <w:rPr>
          <w:rFonts w:ascii="FangSong" w:eastAsia="FangSong" w:hAnsi="FangSong"/>
          <w:rPrChange w:id="105" w:author="妺晗 李" w:date="2026-04-07T18:45:00Z" w16du:dateUtc="2026-04-07T10:45:00Z">
            <w:rPr/>
          </w:rPrChange>
        </w:rPr>
        <w:t xml:space="preserve"> - </w:t>
      </w:r>
      <w:r w:rsidRPr="001A36D6">
        <w:rPr>
          <w:rFonts w:ascii="FangSong" w:eastAsia="FangSong" w:hAnsi="FangSong" w:hint="eastAsia"/>
          <w:rPrChange w:id="106" w:author="妺晗 李" w:date="2026-04-07T18:45:00Z" w16du:dateUtc="2026-04-07T10:45:00Z">
            <w:rPr>
              <w:rFonts w:hint="eastAsia"/>
            </w:rPr>
          </w:rPrChange>
        </w:rPr>
        <w:t>字段录入</w:t>
      </w:r>
      <w:r w:rsidRPr="001A36D6">
        <w:rPr>
          <w:rFonts w:ascii="FangSong" w:eastAsia="FangSong" w:hAnsi="FangSong"/>
          <w:rPrChange w:id="107" w:author="妺晗 李" w:date="2026-04-07T18:45:00Z" w16du:dateUtc="2026-04-07T10:45:00Z">
            <w:rPr/>
          </w:rPrChange>
        </w:rPr>
        <w:t xml:space="preserve"> - </w:t>
      </w:r>
      <w:r w:rsidRPr="001A36D6">
        <w:rPr>
          <w:rFonts w:ascii="FangSong" w:eastAsia="FangSong" w:hAnsi="FangSong" w:hint="eastAsia"/>
          <w:rPrChange w:id="108" w:author="妺晗 李" w:date="2026-04-07T18:45:00Z" w16du:dateUtc="2026-04-07T10:45:00Z">
            <w:rPr>
              <w:rFonts w:hint="eastAsia"/>
            </w:rPr>
          </w:rPrChange>
        </w:rPr>
        <w:t>页面</w:t>
      </w:r>
      <w:r w:rsidRPr="001A36D6">
        <w:rPr>
          <w:rFonts w:ascii="FangSong" w:eastAsia="FangSong" w:hAnsi="FangSong" w:hint="eastAsia"/>
          <w:rPrChange w:id="109" w:author="妺晗 李" w:date="2026-04-07T18:45:00Z" w16du:dateUtc="2026-04-07T10:45:00Z">
            <w:rPr>
              <w:rFonts w:hint="eastAsia"/>
            </w:rPr>
          </w:rPrChange>
        </w:rPr>
        <w:lastRenderedPageBreak/>
        <w:t>展示</w:t>
      </w:r>
      <w:r w:rsidRPr="001A36D6">
        <w:rPr>
          <w:rFonts w:ascii="FangSong" w:eastAsia="FangSong" w:hAnsi="FangSong"/>
          <w:rPrChange w:id="110" w:author="妺晗 李" w:date="2026-04-07T18:45:00Z" w16du:dateUtc="2026-04-07T10:45:00Z">
            <w:rPr/>
          </w:rPrChange>
        </w:rPr>
        <w:t xml:space="preserve"> - </w:t>
      </w:r>
      <w:r w:rsidRPr="001A36D6">
        <w:rPr>
          <w:rFonts w:ascii="FangSong" w:eastAsia="FangSong" w:hAnsi="FangSong" w:hint="eastAsia"/>
          <w:rPrChange w:id="111" w:author="妺晗 李" w:date="2026-04-07T18:45:00Z" w16du:dateUtc="2026-04-07T10:45:00Z">
            <w:rPr>
              <w:rFonts w:hint="eastAsia"/>
            </w:rPr>
          </w:rPrChange>
        </w:rPr>
        <w:t>人工复核</w:t>
      </w:r>
      <w:r w:rsidRPr="001A36D6">
        <w:rPr>
          <w:rFonts w:ascii="FangSong" w:eastAsia="FangSong" w:hAnsi="FangSong"/>
          <w:rPrChange w:id="112" w:author="妺晗 李" w:date="2026-04-07T18:45:00Z" w16du:dateUtc="2026-04-07T10:45:00Z">
            <w:rPr/>
          </w:rPrChange>
        </w:rPr>
        <w:t>”</w:t>
      </w:r>
      <w:r w:rsidRPr="001A36D6">
        <w:rPr>
          <w:rFonts w:ascii="FangSong" w:eastAsia="FangSong" w:hAnsi="FangSong" w:hint="eastAsia"/>
          <w:rPrChange w:id="113" w:author="妺晗 李" w:date="2026-04-07T18:45:00Z" w16du:dateUtc="2026-04-07T10:45:00Z">
            <w:rPr>
              <w:rFonts w:hint="eastAsia"/>
            </w:rPr>
          </w:rPrChange>
        </w:rPr>
        <w:t>的顺序协同推进，能够覆盖本项目从学术整理到技术落地的主要环节。</w:t>
      </w:r>
    </w:p>
    <w:p w14:paraId="6ACB3D0A" w14:textId="700A4C47" w:rsidR="005D3173" w:rsidRPr="001A36D6" w:rsidRDefault="009030FF">
      <w:pPr>
        <w:ind w:firstLineChars="200" w:firstLine="480"/>
        <w:rPr>
          <w:rFonts w:ascii="FangSong" w:eastAsia="FangSong" w:hAnsi="FangSong"/>
          <w:rPrChange w:id="114" w:author="妺晗 李" w:date="2026-04-07T18:45:00Z" w16du:dateUtc="2026-04-07T10:45:00Z">
            <w:rPr/>
          </w:rPrChange>
        </w:rPr>
        <w:pPrChange w:id="115" w:author="妺晗 李" w:date="2026-04-07T18:47:00Z" w16du:dateUtc="2026-04-07T10:47:00Z">
          <w:pPr/>
        </w:pPrChange>
      </w:pPr>
      <w:r w:rsidRPr="001A36D6">
        <w:rPr>
          <w:rFonts w:ascii="FangSong" w:eastAsia="FangSong" w:hAnsi="FangSong" w:hint="eastAsia"/>
          <w:rPrChange w:id="116" w:author="妺晗 李" w:date="2026-04-07T18:45:00Z" w16du:dateUtc="2026-04-07T10:45:00Z">
            <w:rPr>
              <w:rFonts w:hint="eastAsia"/>
            </w:rPr>
          </w:rPrChange>
        </w:rPr>
        <w:t>目前团队已完成项目方案讨论、部分案例整理、字段规范设计和本地原型，已形成较稳定的前期工作链。经</w:t>
      </w:r>
      <w:r w:rsidRPr="001A36D6">
        <w:rPr>
          <w:rFonts w:ascii="FangSong" w:eastAsia="FangSong" w:hAnsi="FangSong"/>
          <w:rPrChange w:id="117" w:author="妺晗 李" w:date="2026-04-07T18:45:00Z" w16du:dateUtc="2026-04-07T10:45:00Z">
            <w:rPr/>
          </w:rPrChange>
        </w:rPr>
        <w:t xml:space="preserve"> 2026 </w:t>
      </w:r>
      <w:r w:rsidRPr="001A36D6">
        <w:rPr>
          <w:rFonts w:ascii="FangSong" w:eastAsia="FangSong" w:hAnsi="FangSong" w:hint="eastAsia"/>
          <w:rPrChange w:id="118" w:author="妺晗 李" w:date="2026-04-07T18:45:00Z" w16du:dateUtc="2026-04-07T10:45:00Z">
            <w:rPr>
              <w:rFonts w:hint="eastAsia"/>
            </w:rPr>
          </w:rPrChange>
        </w:rPr>
        <w:t>年</w:t>
      </w:r>
      <w:r w:rsidRPr="001A36D6">
        <w:rPr>
          <w:rFonts w:ascii="FangSong" w:eastAsia="FangSong" w:hAnsi="FangSong"/>
          <w:rPrChange w:id="119" w:author="妺晗 李" w:date="2026-04-07T18:45:00Z" w16du:dateUtc="2026-04-07T10:45:00Z">
            <w:rPr/>
          </w:rPrChange>
        </w:rPr>
        <w:t xml:space="preserve"> 4 </w:t>
      </w:r>
      <w:r w:rsidRPr="001A36D6">
        <w:rPr>
          <w:rFonts w:ascii="FangSong" w:eastAsia="FangSong" w:hAnsi="FangSong" w:hint="eastAsia"/>
          <w:rPrChange w:id="120" w:author="妺晗 李" w:date="2026-04-07T18:45:00Z" w16du:dateUtc="2026-04-07T10:45:00Z">
            <w:rPr>
              <w:rFonts w:hint="eastAsia"/>
            </w:rPr>
          </w:rPrChange>
        </w:rPr>
        <w:t>月</w:t>
      </w:r>
      <w:r w:rsidRPr="001A36D6">
        <w:rPr>
          <w:rFonts w:ascii="FangSong" w:eastAsia="FangSong" w:hAnsi="FangSong"/>
          <w:rPrChange w:id="121" w:author="妺晗 李" w:date="2026-04-07T18:45:00Z" w16du:dateUtc="2026-04-07T10:45:00Z">
            <w:rPr/>
          </w:rPrChange>
        </w:rPr>
        <w:t xml:space="preserve"> 5 </w:t>
      </w:r>
      <w:r w:rsidRPr="001A36D6">
        <w:rPr>
          <w:rFonts w:ascii="FangSong" w:eastAsia="FangSong" w:hAnsi="FangSong" w:hint="eastAsia"/>
          <w:rPrChange w:id="122" w:author="妺晗 李" w:date="2026-04-07T18:45:00Z" w16du:dateUtc="2026-04-07T10:45:00Z">
            <w:rPr>
              <w:rFonts w:hint="eastAsia"/>
            </w:rPr>
          </w:rPrChange>
        </w:rPr>
        <w:t>日</w:t>
      </w:r>
      <w:del w:id="123" w:author="31572" w:date="2026-04-08T02:16:00Z" w16du:dateUtc="2026-04-07T18:16:00Z">
        <w:r w:rsidRPr="001A36D6" w:rsidDel="00D61514">
          <w:rPr>
            <w:rFonts w:ascii="FangSong" w:eastAsia="FangSong" w:hAnsi="FangSong" w:hint="eastAsia"/>
            <w:rPrChange w:id="124" w:author="妺晗 李" w:date="2026-04-07T18:45:00Z" w16du:dateUtc="2026-04-07T10:45:00Z">
              <w:rPr>
                <w:rFonts w:hint="eastAsia"/>
              </w:rPr>
            </w:rPrChange>
          </w:rPr>
          <w:delText>对</w:delText>
        </w:r>
        <w:r w:rsidRPr="001A36D6" w:rsidDel="00D61514">
          <w:rPr>
            <w:rFonts w:ascii="FangSong" w:eastAsia="FangSong" w:hAnsi="FangSong"/>
            <w:rPrChange w:id="125" w:author="妺晗 李" w:date="2026-04-07T18:45:00Z" w16du:dateUtc="2026-04-07T10:45:00Z">
              <w:rPr/>
            </w:rPrChange>
          </w:rPr>
          <w:delText xml:space="preserve"> Railway </w:delText>
        </w:r>
        <w:r w:rsidRPr="001A36D6" w:rsidDel="00D61514">
          <w:rPr>
            <w:rFonts w:ascii="FangSong" w:eastAsia="FangSong" w:hAnsi="FangSong" w:hint="eastAsia"/>
            <w:rPrChange w:id="126" w:author="妺晗 李" w:date="2026-04-07T18:45:00Z" w16du:dateUtc="2026-04-07T10:45:00Z">
              <w:rPr>
                <w:rFonts w:hint="eastAsia"/>
              </w:rPr>
            </w:rPrChange>
          </w:rPr>
          <w:delText>演示站点的</w:delText>
        </w:r>
      </w:del>
      <w:r w:rsidRPr="001A36D6">
        <w:rPr>
          <w:rFonts w:ascii="FangSong" w:eastAsia="FangSong" w:hAnsi="FangSong" w:hint="eastAsia"/>
          <w:rPrChange w:id="127" w:author="妺晗 李" w:date="2026-04-07T18:45:00Z" w16du:dateUtc="2026-04-07T10:45:00Z">
            <w:rPr>
              <w:rFonts w:hint="eastAsia"/>
            </w:rPr>
          </w:rPrChange>
        </w:rPr>
        <w:t>核验，当前</w:t>
      </w:r>
      <w:ins w:id="128" w:author="31572" w:date="2026-04-08T02:16:00Z" w16du:dateUtc="2026-04-07T18:16:00Z">
        <w:r w:rsidR="00D61514">
          <w:rPr>
            <w:rFonts w:ascii="FangSong" w:eastAsia="FangSong" w:hAnsi="FangSong" w:hint="eastAsia"/>
          </w:rPr>
          <w:fldChar w:fldCharType="begin"/>
        </w:r>
        <w:r w:rsidR="00D61514">
          <w:rPr>
            <w:rFonts w:ascii="FangSong" w:eastAsia="FangSong" w:hAnsi="FangSong" w:hint="eastAsia"/>
          </w:rPr>
          <w:instrText>HYPERLINK "https://gaoyou-demo1.up.railway.app/"</w:instrText>
        </w:r>
        <w:r w:rsidR="00D61514">
          <w:rPr>
            <w:rFonts w:ascii="FangSong" w:eastAsia="FangSong" w:hAnsi="FangSong" w:hint="eastAsia"/>
          </w:rPr>
        </w:r>
        <w:r w:rsidR="00D61514">
          <w:rPr>
            <w:rFonts w:ascii="FangSong" w:eastAsia="FangSong" w:hAnsi="FangSong" w:hint="eastAsia"/>
          </w:rPr>
          <w:fldChar w:fldCharType="separate"/>
        </w:r>
        <w:r w:rsidRPr="00D61514">
          <w:rPr>
            <w:rStyle w:val="a3"/>
            <w:rFonts w:ascii="FangSong" w:eastAsia="FangSong" w:hAnsi="FangSong" w:hint="eastAsia"/>
            <w:rPrChange w:id="129" w:author="妺晗 李" w:date="2026-04-07T18:45:00Z" w16du:dateUtc="2026-04-07T10:45:00Z">
              <w:rPr>
                <w:rFonts w:hint="eastAsia"/>
              </w:rPr>
            </w:rPrChange>
          </w:rPr>
          <w:t>线上原型</w:t>
        </w:r>
        <w:r w:rsidR="00D61514">
          <w:rPr>
            <w:rFonts w:ascii="FangSong" w:eastAsia="FangSong" w:hAnsi="FangSong" w:hint="eastAsia"/>
          </w:rPr>
          <w:fldChar w:fldCharType="end"/>
        </w:r>
      </w:ins>
      <w:r w:rsidRPr="001A36D6">
        <w:rPr>
          <w:rFonts w:ascii="FangSong" w:eastAsia="FangSong" w:hAnsi="FangSong" w:hint="eastAsia"/>
          <w:rPrChange w:id="130" w:author="妺晗 李" w:date="2026-04-07T18:45:00Z" w16du:dateUtc="2026-04-07T10:45:00Z">
            <w:rPr>
              <w:rFonts w:hint="eastAsia"/>
            </w:rPr>
          </w:rPrChange>
        </w:rPr>
        <w:t>已</w:t>
      </w:r>
      <w:ins w:id="131" w:author="31572" w:date="2026-04-08T02:16:00Z" w16du:dateUtc="2026-04-07T18:16:00Z">
        <w:r w:rsidR="00D61514">
          <w:rPr>
            <w:rFonts w:ascii="FangSong" w:eastAsia="FangSong" w:hAnsi="FangSong" w:hint="eastAsia"/>
          </w:rPr>
          <w:t>能</w:t>
        </w:r>
      </w:ins>
      <w:r w:rsidRPr="001A36D6">
        <w:rPr>
          <w:rFonts w:ascii="FangSong" w:eastAsia="FangSong" w:hAnsi="FangSong" w:hint="eastAsia"/>
          <w:rPrChange w:id="132" w:author="妺晗 李" w:date="2026-04-07T18:45:00Z" w16du:dateUtc="2026-04-07T10:45:00Z">
            <w:rPr>
              <w:rFonts w:hint="eastAsia"/>
            </w:rPr>
          </w:rPrChange>
        </w:rPr>
        <w:t>稳定提供字词浏览、案例浏览与架构说明三类研究入口，接入</w:t>
      </w:r>
      <w:r w:rsidRPr="001A36D6">
        <w:rPr>
          <w:rFonts w:ascii="FangSong" w:eastAsia="FangSong" w:hAnsi="FangSong"/>
          <w:rPrChange w:id="133" w:author="妺晗 李" w:date="2026-04-07T18:45:00Z" w16du:dateUtc="2026-04-07T10:45:00Z">
            <w:rPr/>
          </w:rPrChange>
        </w:rPr>
        <w:t xml:space="preserve"> 49 </w:t>
      </w:r>
      <w:r w:rsidRPr="001A36D6">
        <w:rPr>
          <w:rFonts w:ascii="FangSong" w:eastAsia="FangSong" w:hAnsi="FangSong" w:hint="eastAsia"/>
          <w:rPrChange w:id="134" w:author="妺晗 李" w:date="2026-04-07T18:45:00Z" w16du:dateUtc="2026-04-07T10:45:00Z">
            <w:rPr>
              <w:rFonts w:hint="eastAsia"/>
            </w:rPr>
          </w:rPrChange>
        </w:rPr>
        <w:t>种文献来源、</w:t>
      </w:r>
      <w:r w:rsidRPr="001A36D6">
        <w:rPr>
          <w:rFonts w:ascii="FangSong" w:eastAsia="FangSong" w:hAnsi="FangSong"/>
          <w:rPrChange w:id="135" w:author="妺晗 李" w:date="2026-04-07T18:45:00Z" w16du:dateUtc="2026-04-07T10:45:00Z">
            <w:rPr/>
          </w:rPrChange>
        </w:rPr>
        <w:t xml:space="preserve">3385 </w:t>
      </w:r>
      <w:r w:rsidRPr="001A36D6">
        <w:rPr>
          <w:rFonts w:ascii="FangSong" w:eastAsia="FangSong" w:hAnsi="FangSong" w:hint="eastAsia"/>
          <w:rPrChange w:id="136" w:author="妺晗 李" w:date="2026-04-07T18:45:00Z" w16du:dateUtc="2026-04-07T10:45:00Z">
            <w:rPr>
              <w:rFonts w:hint="eastAsia"/>
            </w:rPr>
          </w:rPrChange>
        </w:rPr>
        <w:t>条词条、</w:t>
      </w:r>
      <w:r w:rsidRPr="001A36D6">
        <w:rPr>
          <w:rFonts w:ascii="FangSong" w:eastAsia="FangSong" w:hAnsi="FangSong"/>
          <w:rPrChange w:id="137" w:author="妺晗 李" w:date="2026-04-07T18:45:00Z" w16du:dateUtc="2026-04-07T10:45:00Z">
            <w:rPr/>
          </w:rPrChange>
        </w:rPr>
        <w:t xml:space="preserve">815 </w:t>
      </w:r>
      <w:r w:rsidRPr="001A36D6">
        <w:rPr>
          <w:rFonts w:ascii="FangSong" w:eastAsia="FangSong" w:hAnsi="FangSong" w:hint="eastAsia"/>
          <w:rPrChange w:id="138" w:author="妺晗 李" w:date="2026-04-07T18:45:00Z" w16du:dateUtc="2026-04-07T10:45:00Z">
            <w:rPr>
              <w:rFonts w:hint="eastAsia"/>
            </w:rPr>
          </w:rPrChange>
        </w:rPr>
        <w:t>条案例和</w:t>
      </w:r>
      <w:r w:rsidRPr="001A36D6">
        <w:rPr>
          <w:rFonts w:ascii="FangSong" w:eastAsia="FangSong" w:hAnsi="FangSong"/>
          <w:rPrChange w:id="139" w:author="妺晗 李" w:date="2026-04-07T18:45:00Z" w16du:dateUtc="2026-04-07T10:45:00Z">
            <w:rPr/>
          </w:rPrChange>
        </w:rPr>
        <w:t xml:space="preserve"> 7120 </w:t>
      </w:r>
      <w:r w:rsidRPr="001A36D6">
        <w:rPr>
          <w:rFonts w:ascii="FangSong" w:eastAsia="FangSong" w:hAnsi="FangSong" w:hint="eastAsia"/>
          <w:rPrChange w:id="140" w:author="妺晗 李" w:date="2026-04-07T18:45:00Z" w16du:dateUtc="2026-04-07T10:45:00Z">
            <w:rPr>
              <w:rFonts w:hint="eastAsia"/>
            </w:rPr>
          </w:rPrChange>
        </w:rPr>
        <w:t>条证据记录，说明本项目在材料准备和实现路径两方面都已具备进入实施阶段的基础。</w:t>
      </w:r>
    </w:p>
    <w:p w14:paraId="11F18E50" w14:textId="77777777" w:rsidR="005D3173" w:rsidRPr="001A36D6" w:rsidRDefault="009030FF">
      <w:pPr>
        <w:pStyle w:val="2"/>
        <w:rPr>
          <w:rFonts w:ascii="FangSong" w:eastAsia="FangSong" w:hAnsi="FangSong"/>
          <w:rPrChange w:id="141" w:author="妺晗 李" w:date="2026-04-07T18:45:00Z" w16du:dateUtc="2026-04-07T10:45:00Z">
            <w:rPr/>
          </w:rPrChange>
        </w:rPr>
      </w:pPr>
      <w:r w:rsidRPr="001A36D6">
        <w:rPr>
          <w:rFonts w:ascii="FangSong" w:eastAsia="FangSong" w:hAnsi="FangSong" w:hint="eastAsia"/>
          <w:rPrChange w:id="142" w:author="妺晗 李" w:date="2026-04-07T18:45:00Z" w16du:dateUtc="2026-04-07T10:45:00Z">
            <w:rPr>
              <w:rFonts w:hint="eastAsia"/>
            </w:rPr>
          </w:rPrChange>
        </w:rPr>
        <w:t>三、项目立项依据与文献综述</w:t>
      </w:r>
    </w:p>
    <w:p w14:paraId="7AED5944" w14:textId="77777777" w:rsidR="005D3173" w:rsidRPr="001A36D6" w:rsidRDefault="009030FF">
      <w:pPr>
        <w:pStyle w:val="FirstParagraph"/>
        <w:rPr>
          <w:rFonts w:ascii="FangSong" w:eastAsia="FangSong" w:hAnsi="FangSong"/>
          <w:rPrChange w:id="143" w:author="妺晗 李" w:date="2026-04-07T18:45:00Z" w16du:dateUtc="2026-04-07T10:45:00Z">
            <w:rPr/>
          </w:rPrChange>
        </w:rPr>
      </w:pPr>
      <w:r w:rsidRPr="001A36D6">
        <w:rPr>
          <w:rFonts w:ascii="FangSong" w:eastAsia="FangSong" w:hAnsi="FangSong" w:hint="eastAsia"/>
          <w:rPrChange w:id="144" w:author="妺晗 李" w:date="2026-04-07T18:45:00Z" w16du:dateUtc="2026-04-07T10:45:00Z">
            <w:rPr>
              <w:rFonts w:hint="eastAsia"/>
            </w:rPr>
          </w:rPrChange>
        </w:rPr>
        <w:t>【说明】</w:t>
      </w:r>
      <w:r w:rsidRPr="001A36D6">
        <w:rPr>
          <w:rFonts w:ascii="FangSong" w:eastAsia="FangSong" w:hAnsi="FangSong"/>
          <w:rPrChange w:id="145" w:author="妺晗 李" w:date="2026-04-07T18:45:00Z" w16du:dateUtc="2026-04-07T10:45:00Z">
            <w:rPr/>
          </w:rPrChange>
        </w:rPr>
        <w:t xml:space="preserve"> </w:t>
      </w:r>
      <w:r w:rsidRPr="001A36D6">
        <w:rPr>
          <w:rFonts w:ascii="FangSong" w:eastAsia="FangSong" w:hAnsi="FangSong" w:hint="eastAsia"/>
          <w:rPrChange w:id="146" w:author="妺晗 李" w:date="2026-04-07T18:45:00Z" w16du:dateUtc="2026-04-07T10:45:00Z">
            <w:rPr>
              <w:rFonts w:hint="eastAsia"/>
            </w:rPr>
          </w:rPrChange>
        </w:rPr>
        <w:t>包括研究意义、国内外研究现状和趋势综述、参考文献和其他有关背景材料等，应通过文献综述凸显本研究的必要性与学术贡献。除参考文献列表外限</w:t>
      </w:r>
      <w:r w:rsidRPr="001A36D6">
        <w:rPr>
          <w:rFonts w:ascii="FangSong" w:eastAsia="FangSong" w:hAnsi="FangSong"/>
          <w:rPrChange w:id="147" w:author="妺晗 李" w:date="2026-04-07T18:45:00Z" w16du:dateUtc="2026-04-07T10:45:00Z">
            <w:rPr/>
          </w:rPrChange>
        </w:rPr>
        <w:t>3000</w:t>
      </w:r>
      <w:r w:rsidRPr="001A36D6">
        <w:rPr>
          <w:rFonts w:ascii="FangSong" w:eastAsia="FangSong" w:hAnsi="FangSong" w:hint="eastAsia"/>
          <w:rPrChange w:id="148" w:author="妺晗 李" w:date="2026-04-07T18:45:00Z" w16du:dateUtc="2026-04-07T10:45:00Z">
            <w:rPr>
              <w:rFonts w:hint="eastAsia"/>
            </w:rPr>
          </w:rPrChange>
        </w:rPr>
        <w:t>字，含标点符号。</w:t>
      </w:r>
    </w:p>
    <w:p w14:paraId="7E868D78" w14:textId="77777777" w:rsidR="005D3173" w:rsidRPr="001A36D6" w:rsidRDefault="009030FF">
      <w:pPr>
        <w:pStyle w:val="3"/>
        <w:rPr>
          <w:rFonts w:ascii="FangSong" w:eastAsia="FangSong" w:hAnsi="FangSong"/>
          <w:rPrChange w:id="149" w:author="妺晗 李" w:date="2026-04-07T18:45:00Z" w16du:dateUtc="2026-04-07T10:45:00Z">
            <w:rPr/>
          </w:rPrChange>
        </w:rPr>
      </w:pPr>
      <w:r w:rsidRPr="001A36D6">
        <w:rPr>
          <w:rFonts w:ascii="FangSong" w:eastAsia="FangSong" w:hAnsi="FangSong"/>
          <w:rPrChange w:id="150" w:author="妺晗 李" w:date="2026-04-07T18:45:00Z" w16du:dateUtc="2026-04-07T10:45:00Z">
            <w:rPr/>
          </w:rPrChange>
        </w:rPr>
        <w:t xml:space="preserve">1. </w:t>
      </w:r>
      <w:r w:rsidRPr="001A36D6">
        <w:rPr>
          <w:rFonts w:ascii="FangSong" w:eastAsia="FangSong" w:hAnsi="FangSong" w:hint="eastAsia"/>
          <w:rPrChange w:id="151" w:author="妺晗 李" w:date="2026-04-07T18:45:00Z" w16du:dateUtc="2026-04-07T10:45:00Z">
            <w:rPr>
              <w:rFonts w:hint="eastAsia"/>
            </w:rPr>
          </w:rPrChange>
        </w:rPr>
        <w:t>研究意义</w:t>
      </w:r>
    </w:p>
    <w:p w14:paraId="0AEE39E5" w14:textId="77777777" w:rsidR="005D3173" w:rsidRPr="001A36D6" w:rsidRDefault="009030FF">
      <w:pPr>
        <w:ind w:firstLineChars="200" w:firstLine="480"/>
        <w:rPr>
          <w:rFonts w:ascii="FangSong" w:eastAsia="FangSong" w:hAnsi="FangSong"/>
          <w:rPrChange w:id="152" w:author="妺晗 李" w:date="2026-04-07T18:45:00Z" w16du:dateUtc="2026-04-07T10:45:00Z">
            <w:rPr/>
          </w:rPrChange>
        </w:rPr>
        <w:pPrChange w:id="153" w:author="妺晗 李" w:date="2026-04-07T18:48:00Z" w16du:dateUtc="2026-04-07T10:48:00Z">
          <w:pPr/>
        </w:pPrChange>
      </w:pPr>
      <w:r w:rsidRPr="001A36D6">
        <w:rPr>
          <w:rFonts w:ascii="FangSong" w:eastAsia="FangSong" w:hAnsi="FangSong" w:hint="eastAsia"/>
          <w:rPrChange w:id="154" w:author="妺晗 李" w:date="2026-04-07T18:45:00Z" w16du:dateUtc="2026-04-07T10:45:00Z">
            <w:rPr>
              <w:rFonts w:hint="eastAsia"/>
            </w:rPr>
          </w:rPrChange>
        </w:rPr>
        <w:t>本项目的意义主要体现在两个层面：</w:t>
      </w:r>
    </w:p>
    <w:p w14:paraId="702FBF0F" w14:textId="77777777" w:rsidR="005D3173" w:rsidRPr="001A36D6" w:rsidRDefault="009030FF">
      <w:pPr>
        <w:ind w:firstLineChars="200" w:firstLine="480"/>
        <w:rPr>
          <w:rFonts w:ascii="FangSong" w:eastAsia="FangSong" w:hAnsi="FangSong"/>
          <w:rPrChange w:id="155" w:author="妺晗 李" w:date="2026-04-07T18:45:00Z" w16du:dateUtc="2026-04-07T10:45:00Z">
            <w:rPr/>
          </w:rPrChange>
        </w:rPr>
        <w:pPrChange w:id="156" w:author="妺晗 李" w:date="2026-04-07T18:48:00Z" w16du:dateUtc="2026-04-07T10:48:00Z">
          <w:pPr/>
        </w:pPrChange>
      </w:pPr>
      <w:r w:rsidRPr="001A36D6">
        <w:rPr>
          <w:rFonts w:ascii="FangSong" w:eastAsia="FangSong" w:hAnsi="FangSong" w:hint="eastAsia"/>
          <w:rPrChange w:id="157" w:author="妺晗 李" w:date="2026-04-07T18:45:00Z" w16du:dateUtc="2026-04-07T10:45:00Z">
            <w:rPr>
              <w:rFonts w:hint="eastAsia"/>
            </w:rPr>
          </w:rPrChange>
        </w:rPr>
        <w:t>第一，高邮二王是清代考据学的重要代表，其成果不仅体现在若干字词释读结论上，更体现在一套可被反复观察和比较的方法论上。若只保存结论而不保存过程，二王研究很容易停留在个案摘录、思想概述或零散评述层面，难以进一步转化为可比较、可积累、可迁移的研究材料，也难以将其考据经验和实践进一步理论化、体系化。围绕</w:t>
      </w:r>
      <w:r w:rsidRPr="001A36D6">
        <w:rPr>
          <w:rFonts w:ascii="FangSong" w:eastAsia="FangSong" w:hAnsi="FangSong"/>
          <w:rPrChange w:id="158" w:author="妺晗 李" w:date="2026-04-07T18:45:00Z" w16du:dateUtc="2026-04-07T10:45:00Z">
            <w:rPr/>
          </w:rPrChange>
        </w:rPr>
        <w:t>“</w:t>
      </w:r>
      <w:r w:rsidRPr="001A36D6">
        <w:rPr>
          <w:rFonts w:ascii="FangSong" w:eastAsia="FangSong" w:hAnsi="FangSong" w:hint="eastAsia"/>
          <w:rPrChange w:id="159" w:author="妺晗 李" w:date="2026-04-07T18:45:00Z" w16du:dateUtc="2026-04-07T10:45:00Z">
            <w:rPr>
              <w:rFonts w:hint="eastAsia"/>
            </w:rPr>
          </w:rPrChange>
        </w:rPr>
        <w:t>王氏四种</w:t>
      </w:r>
      <w:r w:rsidRPr="001A36D6">
        <w:rPr>
          <w:rFonts w:ascii="FangSong" w:eastAsia="FangSong" w:hAnsi="FangSong"/>
          <w:rPrChange w:id="160" w:author="妺晗 李" w:date="2026-04-07T18:45:00Z" w16du:dateUtc="2026-04-07T10:45:00Z">
            <w:rPr/>
          </w:rPrChange>
        </w:rPr>
        <w:t>”</w:t>
      </w:r>
      <w:r w:rsidRPr="001A36D6">
        <w:rPr>
          <w:rFonts w:ascii="FangSong" w:eastAsia="FangSong" w:hAnsi="FangSong" w:hint="eastAsia"/>
          <w:rPrChange w:id="161" w:author="妺晗 李" w:date="2026-04-07T18:45:00Z" w16du:dateUtc="2026-04-07T10:45:00Z">
            <w:rPr>
              <w:rFonts w:hint="eastAsia"/>
            </w:rPr>
          </w:rPrChange>
        </w:rPr>
        <w:t>开展结构化整理，有助于把分散在条目、札记和引文中的判断链条重新组织起来，并进一步观察二王在讹字、通假、因声求义、联绵词、虚词释读、句法辨析等问题上的常见路径，为二王研究、清代学术史研究和古典文献学教学提供新的材料基础。</w:t>
      </w:r>
    </w:p>
    <w:p w14:paraId="72C19D7B" w14:textId="7AA53BCF" w:rsidR="005D3173" w:rsidRPr="001A36D6" w:rsidRDefault="009030FF">
      <w:pPr>
        <w:ind w:firstLineChars="200" w:firstLine="480"/>
        <w:rPr>
          <w:rFonts w:ascii="FangSong" w:eastAsia="FangSong" w:hAnsi="FangSong"/>
          <w:rPrChange w:id="162" w:author="妺晗 李" w:date="2026-04-07T18:45:00Z" w16du:dateUtc="2026-04-07T10:45:00Z">
            <w:rPr/>
          </w:rPrChange>
        </w:rPr>
        <w:pPrChange w:id="163" w:author="妺晗 李" w:date="2026-04-07T18:48:00Z" w16du:dateUtc="2026-04-07T10:48:00Z">
          <w:pPr/>
        </w:pPrChange>
      </w:pPr>
      <w:r w:rsidRPr="001A36D6">
        <w:rPr>
          <w:rFonts w:ascii="FangSong" w:eastAsia="FangSong" w:hAnsi="FangSong" w:hint="eastAsia"/>
          <w:rPrChange w:id="164" w:author="妺晗 李" w:date="2026-04-07T18:45:00Z" w16du:dateUtc="2026-04-07T10:45:00Z">
            <w:rPr>
              <w:rFonts w:hint="eastAsia"/>
            </w:rPr>
          </w:rPrChange>
        </w:rPr>
        <w:t>第二，从专题资源建设和古籍教学的角度看，当前的困难已经不只是</w:t>
      </w:r>
      <w:r w:rsidRPr="001A36D6">
        <w:rPr>
          <w:rFonts w:ascii="FangSong" w:eastAsia="FangSong" w:hAnsi="FangSong"/>
          <w:rPrChange w:id="165" w:author="妺晗 李" w:date="2026-04-07T18:45:00Z" w16du:dateUtc="2026-04-07T10:45:00Z">
            <w:rPr/>
          </w:rPrChange>
        </w:rPr>
        <w:t>“</w:t>
      </w:r>
      <w:r w:rsidRPr="001A36D6">
        <w:rPr>
          <w:rFonts w:ascii="FangSong" w:eastAsia="FangSong" w:hAnsi="FangSong" w:hint="eastAsia"/>
          <w:rPrChange w:id="166" w:author="妺晗 李" w:date="2026-04-07T18:45:00Z" w16du:dateUtc="2026-04-07T10:45:00Z">
            <w:rPr>
              <w:rFonts w:hint="eastAsia"/>
            </w:rPr>
          </w:rPrChange>
        </w:rPr>
        <w:t>找到文本</w:t>
      </w:r>
      <w:r w:rsidRPr="001A36D6">
        <w:rPr>
          <w:rFonts w:ascii="FangSong" w:eastAsia="FangSong" w:hAnsi="FangSong"/>
          <w:rPrChange w:id="167" w:author="妺晗 李" w:date="2026-04-07T18:45:00Z" w16du:dateUtc="2026-04-07T10:45:00Z">
            <w:rPr/>
          </w:rPrChange>
        </w:rPr>
        <w:t>”</w:t>
      </w:r>
      <w:r w:rsidRPr="001A36D6">
        <w:rPr>
          <w:rFonts w:ascii="FangSong" w:eastAsia="FangSong" w:hAnsi="FangSong" w:hint="eastAsia"/>
          <w:rPrChange w:id="168" w:author="妺晗 李" w:date="2026-04-07T18:45:00Z" w16du:dateUtc="2026-04-07T10:45:00Z">
            <w:rPr>
              <w:rFonts w:hint="eastAsia"/>
            </w:rPr>
          </w:rPrChange>
        </w:rPr>
        <w:t>，而是如何较快看清一条考据是怎样成立的。研究者和学生常常需要在二王原文、所涉经文、引书和旧说之间来回核对，才能复原其判断过程。现有古籍平台多能提供影像浏览、文本检索和基础查询，但较少将</w:t>
      </w:r>
      <w:r w:rsidRPr="001A36D6">
        <w:rPr>
          <w:rFonts w:ascii="FangSong" w:eastAsia="FangSong" w:hAnsi="FangSong"/>
          <w:rPrChange w:id="169" w:author="妺晗 李" w:date="2026-04-07T18:45:00Z" w16du:dateUtc="2026-04-07T10:45:00Z">
            <w:rPr/>
          </w:rPrChange>
        </w:rPr>
        <w:t>“</w:t>
      </w:r>
      <w:r w:rsidRPr="001A36D6">
        <w:rPr>
          <w:rFonts w:ascii="FangSong" w:eastAsia="FangSong" w:hAnsi="FangSong" w:hint="eastAsia"/>
          <w:rPrChange w:id="170" w:author="妺晗 李" w:date="2026-04-07T18:45:00Z" w16du:dateUtc="2026-04-07T10:45:00Z">
            <w:rPr>
              <w:rFonts w:hint="eastAsia"/>
            </w:rPr>
          </w:rPrChange>
        </w:rPr>
        <w:t>发疑</w:t>
      </w:r>
      <w:r w:rsidRPr="001A36D6">
        <w:rPr>
          <w:rFonts w:ascii="FangSong" w:eastAsia="FangSong" w:hAnsi="FangSong"/>
          <w:rPrChange w:id="171" w:author="妺晗 李" w:date="2026-04-07T18:45:00Z" w16du:dateUtc="2026-04-07T10:45:00Z">
            <w:rPr/>
          </w:rPrChange>
        </w:rPr>
        <w:t xml:space="preserve"> - </w:t>
      </w:r>
      <w:r w:rsidRPr="001A36D6">
        <w:rPr>
          <w:rFonts w:ascii="FangSong" w:eastAsia="FangSong" w:hAnsi="FangSong" w:hint="eastAsia"/>
          <w:rPrChange w:id="172" w:author="妺晗 李" w:date="2026-04-07T18:45:00Z" w16du:dateUtc="2026-04-07T10:45:00Z">
            <w:rPr>
              <w:rFonts w:hint="eastAsia"/>
            </w:rPr>
          </w:rPrChange>
        </w:rPr>
        <w:t>预设</w:t>
      </w:r>
      <w:r w:rsidRPr="001A36D6">
        <w:rPr>
          <w:rFonts w:ascii="FangSong" w:eastAsia="FangSong" w:hAnsi="FangSong"/>
          <w:rPrChange w:id="173" w:author="妺晗 李" w:date="2026-04-07T18:45:00Z" w16du:dateUtc="2026-04-07T10:45:00Z">
            <w:rPr/>
          </w:rPrChange>
        </w:rPr>
        <w:t xml:space="preserve"> - </w:t>
      </w:r>
      <w:r w:rsidRPr="001A36D6">
        <w:rPr>
          <w:rFonts w:ascii="FangSong" w:eastAsia="FangSong" w:hAnsi="FangSong" w:hint="eastAsia"/>
          <w:rPrChange w:id="174" w:author="妺晗 李" w:date="2026-04-07T18:45:00Z" w16du:dateUtc="2026-04-07T10:45:00Z">
            <w:rPr>
              <w:rFonts w:hint="eastAsia"/>
            </w:rPr>
          </w:rPrChange>
        </w:rPr>
        <w:t>取证</w:t>
      </w:r>
      <w:r w:rsidRPr="001A36D6">
        <w:rPr>
          <w:rFonts w:ascii="FangSong" w:eastAsia="FangSong" w:hAnsi="FangSong"/>
          <w:rPrChange w:id="175" w:author="妺晗 李" w:date="2026-04-07T18:45:00Z" w16du:dateUtc="2026-04-07T10:45:00Z">
            <w:rPr/>
          </w:rPrChange>
        </w:rPr>
        <w:t xml:space="preserve"> - </w:t>
      </w:r>
      <w:r w:rsidRPr="001A36D6">
        <w:rPr>
          <w:rFonts w:ascii="FangSong" w:eastAsia="FangSong" w:hAnsi="FangSong" w:hint="eastAsia"/>
          <w:rPrChange w:id="176" w:author="妺晗 李" w:date="2026-04-07T18:45:00Z" w16du:dateUtc="2026-04-07T10:45:00Z">
            <w:rPr>
              <w:rFonts w:hint="eastAsia"/>
            </w:rPr>
          </w:rPrChange>
        </w:rPr>
        <w:t>释理</w:t>
      </w:r>
      <w:r w:rsidRPr="001A36D6">
        <w:rPr>
          <w:rFonts w:ascii="FangSong" w:eastAsia="FangSong" w:hAnsi="FangSong"/>
          <w:rPrChange w:id="177" w:author="妺晗 李" w:date="2026-04-07T18:45:00Z" w16du:dateUtc="2026-04-07T10:45:00Z">
            <w:rPr/>
          </w:rPrChange>
        </w:rPr>
        <w:t xml:space="preserve"> - </w:t>
      </w:r>
      <w:r w:rsidRPr="001A36D6">
        <w:rPr>
          <w:rFonts w:ascii="FangSong" w:eastAsia="FangSong" w:hAnsi="FangSong" w:hint="eastAsia"/>
          <w:rPrChange w:id="178" w:author="妺晗 李" w:date="2026-04-07T18:45:00Z" w16du:dateUtc="2026-04-07T10:45:00Z">
            <w:rPr>
              <w:rFonts w:hint="eastAsia"/>
            </w:rPr>
          </w:rPrChange>
        </w:rPr>
        <w:t>结论</w:t>
      </w:r>
      <w:r w:rsidRPr="001A36D6">
        <w:rPr>
          <w:rFonts w:ascii="FangSong" w:eastAsia="FangSong" w:hAnsi="FangSong"/>
          <w:rPrChange w:id="179" w:author="妺晗 李" w:date="2026-04-07T18:45:00Z" w16du:dateUtc="2026-04-07T10:45:00Z">
            <w:rPr/>
          </w:rPrChange>
        </w:rPr>
        <w:t>”</w:t>
      </w:r>
      <w:r w:rsidRPr="001A36D6">
        <w:rPr>
          <w:rFonts w:ascii="FangSong" w:eastAsia="FangSong" w:hAnsi="FangSong" w:hint="eastAsia"/>
          <w:rPrChange w:id="180" w:author="妺晗 李" w:date="2026-04-07T18:45:00Z" w16du:dateUtc="2026-04-07T10:45:00Z">
            <w:rPr>
              <w:rFonts w:hint="eastAsia"/>
            </w:rPr>
          </w:rPrChange>
        </w:rPr>
        <w:t>这一链条稳定保存下来。本项目</w:t>
      </w:r>
      <w:del w:id="181" w:author="31572" w:date="2026-04-08T02:17:00Z" w16du:dateUtc="2026-04-07T18:17:00Z">
        <w:r w:rsidRPr="001A36D6" w:rsidDel="00D61514">
          <w:rPr>
            <w:rFonts w:ascii="FangSong" w:eastAsia="FangSong" w:hAnsi="FangSong" w:hint="eastAsia"/>
            <w:rPrChange w:id="182" w:author="妺晗 李" w:date="2026-04-07T18:45:00Z" w16du:dateUtc="2026-04-07T10:45:00Z">
              <w:rPr>
                <w:rFonts w:hint="eastAsia"/>
              </w:rPr>
            </w:rPrChange>
          </w:rPr>
          <w:delText>所</w:delText>
        </w:r>
      </w:del>
      <w:del w:id="183" w:author="31572" w:date="2026-04-08T02:19:00Z" w16du:dateUtc="2026-04-07T18:19:00Z">
        <w:r w:rsidRPr="001A36D6" w:rsidDel="0028749A">
          <w:rPr>
            <w:rFonts w:ascii="FangSong" w:eastAsia="FangSong" w:hAnsi="FangSong" w:hint="eastAsia"/>
            <w:rPrChange w:id="184" w:author="妺晗 李" w:date="2026-04-07T18:45:00Z" w16du:dateUtc="2026-04-07T10:45:00Z">
              <w:rPr>
                <w:rFonts w:hint="eastAsia"/>
              </w:rPr>
            </w:rPrChange>
          </w:rPr>
          <w:delText>尝试建设</w:delText>
        </w:r>
      </w:del>
      <w:del w:id="185" w:author="31572" w:date="2026-04-08T02:17:00Z" w16du:dateUtc="2026-04-07T18:17:00Z">
        <w:r w:rsidRPr="001A36D6" w:rsidDel="00D61514">
          <w:rPr>
            <w:rFonts w:ascii="FangSong" w:eastAsia="FangSong" w:hAnsi="FangSong" w:hint="eastAsia"/>
            <w:rPrChange w:id="186" w:author="妺晗 李" w:date="2026-04-07T18:45:00Z" w16du:dateUtc="2026-04-07T10:45:00Z">
              <w:rPr>
                <w:rFonts w:hint="eastAsia"/>
              </w:rPr>
            </w:rPrChange>
          </w:rPr>
          <w:delText>的，不是一个泛化平台，而是</w:delText>
        </w:r>
      </w:del>
      <w:del w:id="187" w:author="31572" w:date="2026-04-08T02:18:00Z" w16du:dateUtc="2026-04-07T18:18:00Z">
        <w:r w:rsidRPr="001A36D6" w:rsidDel="0028749A">
          <w:rPr>
            <w:rFonts w:ascii="FangSong" w:eastAsia="FangSong" w:hAnsi="FangSong" w:hint="eastAsia"/>
            <w:rPrChange w:id="188" w:author="妺晗 李" w:date="2026-04-07T18:45:00Z" w16du:dateUtc="2026-04-07T10:45:00Z">
              <w:rPr>
                <w:rFonts w:hint="eastAsia"/>
              </w:rPr>
            </w:rPrChange>
          </w:rPr>
          <w:delText>一个围绕具体学术对象</w:delText>
        </w:r>
      </w:del>
      <w:del w:id="189" w:author="31572" w:date="2026-04-08T02:17:00Z" w16du:dateUtc="2026-04-07T18:17:00Z">
        <w:r w:rsidRPr="001A36D6" w:rsidDel="00D61514">
          <w:rPr>
            <w:rFonts w:ascii="FangSong" w:eastAsia="FangSong" w:hAnsi="FangSong" w:hint="eastAsia"/>
            <w:rPrChange w:id="190" w:author="妺晗 李" w:date="2026-04-07T18:45:00Z" w16du:dateUtc="2026-04-07T10:45:00Z">
              <w:rPr>
                <w:rFonts w:hint="eastAsia"/>
              </w:rPr>
            </w:rPrChange>
          </w:rPr>
          <w:delText>、能够保留过程信息</w:delText>
        </w:r>
      </w:del>
      <w:del w:id="191" w:author="31572" w:date="2026-04-08T02:18:00Z" w16du:dateUtc="2026-04-07T18:18:00Z">
        <w:r w:rsidRPr="001A36D6" w:rsidDel="0028749A">
          <w:rPr>
            <w:rFonts w:ascii="FangSong" w:eastAsia="FangSong" w:hAnsi="FangSong" w:hint="eastAsia"/>
            <w:rPrChange w:id="192" w:author="妺晗 李" w:date="2026-04-07T18:45:00Z" w16du:dateUtc="2026-04-07T10:45:00Z">
              <w:rPr>
                <w:rFonts w:hint="eastAsia"/>
              </w:rPr>
            </w:rPrChange>
          </w:rPr>
          <w:delText>的知识库，其</w:delText>
        </w:r>
      </w:del>
      <w:ins w:id="193" w:author="31572" w:date="2026-04-08T02:19:00Z" w16du:dateUtc="2026-04-07T18:19:00Z">
        <w:r w:rsidR="0028749A">
          <w:rPr>
            <w:rFonts w:ascii="FangSong" w:eastAsia="FangSong" w:hAnsi="FangSong" w:hint="eastAsia"/>
          </w:rPr>
          <w:t>的</w:t>
        </w:r>
      </w:ins>
      <w:r w:rsidRPr="001A36D6">
        <w:rPr>
          <w:rFonts w:ascii="FangSong" w:eastAsia="FangSong" w:hAnsi="FangSong" w:hint="eastAsia"/>
          <w:rPrChange w:id="194" w:author="妺晗 李" w:date="2026-04-07T18:45:00Z" w16du:dateUtc="2026-04-07T10:45:00Z">
            <w:rPr>
              <w:rFonts w:hint="eastAsia"/>
            </w:rPr>
          </w:rPrChange>
        </w:rPr>
        <w:t>价值在于补足</w:t>
      </w:r>
      <w:del w:id="195" w:author="31572" w:date="2026-04-08T02:19:00Z" w16du:dateUtc="2026-04-07T18:19:00Z">
        <w:r w:rsidRPr="001A36D6" w:rsidDel="0028749A">
          <w:rPr>
            <w:rFonts w:ascii="FangSong" w:eastAsia="FangSong" w:hAnsi="FangSong" w:hint="eastAsia"/>
            <w:rPrChange w:id="196" w:author="妺晗 李" w:date="2026-04-07T18:45:00Z" w16du:dateUtc="2026-04-07T10:45:00Z">
              <w:rPr>
                <w:rFonts w:hint="eastAsia"/>
              </w:rPr>
            </w:rPrChange>
          </w:rPr>
          <w:delText>专题资源建设中的</w:delText>
        </w:r>
      </w:del>
      <w:ins w:id="197" w:author="31572" w:date="2026-04-08T02:19:00Z" w16du:dateUtc="2026-04-07T18:19:00Z">
        <w:r w:rsidR="0028749A">
          <w:rPr>
            <w:rFonts w:ascii="FangSong" w:eastAsia="FangSong" w:hAnsi="FangSong" w:hint="eastAsia"/>
          </w:rPr>
          <w:t>考据过程中</w:t>
        </w:r>
      </w:ins>
      <w:r w:rsidRPr="001A36D6">
        <w:rPr>
          <w:rFonts w:ascii="FangSong" w:eastAsia="FangSong" w:hAnsi="FangSong" w:hint="eastAsia"/>
          <w:rPrChange w:id="198" w:author="妺晗 李" w:date="2026-04-07T18:45:00Z" w16du:dateUtc="2026-04-07T10:45:00Z">
            <w:rPr>
              <w:rFonts w:hint="eastAsia"/>
            </w:rPr>
          </w:rPrChange>
        </w:rPr>
        <w:t>这一薄弱环节，</w:t>
      </w:r>
      <w:ins w:id="199" w:author="31572" w:date="2026-04-08T02:19:00Z" w16du:dateUtc="2026-04-07T18:19:00Z">
        <w:r w:rsidR="0028749A">
          <w:rPr>
            <w:rFonts w:ascii="FangSong" w:eastAsia="FangSong" w:hAnsi="FangSong" w:hint="eastAsia"/>
          </w:rPr>
          <w:t>利用</w:t>
        </w:r>
      </w:ins>
      <w:ins w:id="200" w:author="31572" w:date="2026-04-08T02:18:00Z" w16du:dateUtc="2026-04-07T18:18:00Z">
        <w:r w:rsidR="0028749A">
          <w:rPr>
            <w:rFonts w:ascii="FangSong" w:eastAsia="FangSong" w:hAnsi="FangSong" w:hint="eastAsia"/>
          </w:rPr>
          <w:t>人工智能加快考据效率，</w:t>
        </w:r>
      </w:ins>
      <w:r w:rsidRPr="001A36D6">
        <w:rPr>
          <w:rFonts w:ascii="FangSong" w:eastAsia="FangSong" w:hAnsi="FangSong" w:hint="eastAsia"/>
          <w:rPrChange w:id="201" w:author="妺晗 李" w:date="2026-04-07T18:45:00Z" w16du:dateUtc="2026-04-07T10:45:00Z">
            <w:rPr>
              <w:rFonts w:hint="eastAsia"/>
            </w:rPr>
          </w:rPrChange>
        </w:rPr>
        <w:t>并为同类古籍专题的数字化整理提供可复制的方法样本。</w:t>
      </w:r>
    </w:p>
    <w:p w14:paraId="08C35B6B" w14:textId="77777777" w:rsidR="005D3173" w:rsidRPr="001A36D6" w:rsidRDefault="009030FF">
      <w:pPr>
        <w:pStyle w:val="3"/>
        <w:rPr>
          <w:rFonts w:ascii="FangSong" w:eastAsia="FangSong" w:hAnsi="FangSong"/>
          <w:rPrChange w:id="202" w:author="妺晗 李" w:date="2026-04-07T18:45:00Z" w16du:dateUtc="2026-04-07T10:45:00Z">
            <w:rPr/>
          </w:rPrChange>
        </w:rPr>
      </w:pPr>
      <w:r w:rsidRPr="001A36D6">
        <w:rPr>
          <w:rFonts w:ascii="FangSong" w:eastAsia="FangSong" w:hAnsi="FangSong"/>
          <w:rPrChange w:id="203" w:author="妺晗 李" w:date="2026-04-07T18:45:00Z" w16du:dateUtc="2026-04-07T10:45:00Z">
            <w:rPr/>
          </w:rPrChange>
        </w:rPr>
        <w:t xml:space="preserve">2. </w:t>
      </w:r>
      <w:r w:rsidRPr="001A36D6">
        <w:rPr>
          <w:rFonts w:ascii="FangSong" w:eastAsia="FangSong" w:hAnsi="FangSong" w:hint="eastAsia"/>
          <w:rPrChange w:id="204" w:author="妺晗 李" w:date="2026-04-07T18:45:00Z" w16du:dateUtc="2026-04-07T10:45:00Z">
            <w:rPr>
              <w:rFonts w:hint="eastAsia"/>
            </w:rPr>
          </w:rPrChange>
        </w:rPr>
        <w:t>相关研究与现状</w:t>
      </w:r>
    </w:p>
    <w:p w14:paraId="4996C25B" w14:textId="5E1FA0C9" w:rsidR="005D3173" w:rsidRPr="001A36D6" w:rsidRDefault="009030FF">
      <w:pPr>
        <w:ind w:firstLineChars="200" w:firstLine="480"/>
        <w:rPr>
          <w:rFonts w:ascii="FangSong" w:eastAsia="FangSong" w:hAnsi="FangSong"/>
          <w:rPrChange w:id="205" w:author="妺晗 李" w:date="2026-04-07T18:45:00Z" w16du:dateUtc="2026-04-07T10:45:00Z">
            <w:rPr/>
          </w:rPrChange>
        </w:rPr>
        <w:pPrChange w:id="206" w:author="妺晗 李" w:date="2026-04-07T18:48:00Z" w16du:dateUtc="2026-04-07T10:48:00Z">
          <w:pPr/>
        </w:pPrChange>
      </w:pPr>
      <w:r w:rsidRPr="001A36D6">
        <w:rPr>
          <w:rFonts w:ascii="FangSong" w:eastAsia="FangSong" w:hAnsi="FangSong" w:hint="eastAsia"/>
          <w:rPrChange w:id="207" w:author="妺晗 李" w:date="2026-04-07T18:45:00Z" w16du:dateUtc="2026-04-07T10:45:00Z">
            <w:rPr>
              <w:rFonts w:hint="eastAsia"/>
            </w:rPr>
          </w:rPrChange>
        </w:rPr>
        <w:t>就目前团队已阅读和整理的材料</w:t>
      </w:r>
      <w:ins w:id="208" w:author="妺晗 李" w:date="2026-04-07T18:49:00Z" w16du:dateUtc="2026-04-07T10:49:00Z">
        <w:r w:rsidR="001A36D6">
          <w:rPr>
            <w:rFonts w:ascii="FangSong" w:eastAsia="FangSong" w:hAnsi="FangSong" w:hint="eastAsia"/>
          </w:rPr>
          <w:t>来</w:t>
        </w:r>
      </w:ins>
      <w:r w:rsidRPr="001A36D6">
        <w:rPr>
          <w:rFonts w:ascii="FangSong" w:eastAsia="FangSong" w:hAnsi="FangSong" w:hint="eastAsia"/>
          <w:rPrChange w:id="209" w:author="妺晗 李" w:date="2026-04-07T18:45:00Z" w16du:dateUtc="2026-04-07T10:45:00Z">
            <w:rPr>
              <w:rFonts w:hint="eastAsia"/>
            </w:rPr>
          </w:rPrChange>
        </w:rPr>
        <w:t>看，与本项目直接相关的研究大致可以分为三类</w:t>
      </w:r>
      <w:ins w:id="210" w:author="妺晗 李" w:date="2026-04-07T18:48:00Z" w16du:dateUtc="2026-04-07T10:48:00Z">
        <w:r w:rsidR="001A36D6">
          <w:rPr>
            <w:rFonts w:ascii="FangSong" w:eastAsia="FangSong" w:hAnsi="FangSong" w:hint="eastAsia"/>
          </w:rPr>
          <w:t>：</w:t>
        </w:r>
      </w:ins>
      <w:del w:id="211" w:author="妺晗 李" w:date="2026-04-07T18:48:00Z" w16du:dateUtc="2026-04-07T10:48:00Z">
        <w:r w:rsidRPr="001A36D6" w:rsidDel="001A36D6">
          <w:rPr>
            <w:rFonts w:ascii="FangSong" w:eastAsia="FangSong" w:hAnsi="FangSong" w:hint="eastAsia"/>
            <w:rPrChange w:id="212" w:author="妺晗 李" w:date="2026-04-07T18:45:00Z" w16du:dateUtc="2026-04-07T10:45:00Z">
              <w:rPr>
                <w:rFonts w:hint="eastAsia"/>
              </w:rPr>
            </w:rPrChange>
          </w:rPr>
          <w:delText>。</w:delText>
        </w:r>
      </w:del>
    </w:p>
    <w:p w14:paraId="37AAF686" w14:textId="77777777" w:rsidR="005D3173" w:rsidRPr="001A36D6" w:rsidRDefault="009030FF">
      <w:pPr>
        <w:ind w:firstLineChars="200" w:firstLine="480"/>
        <w:rPr>
          <w:rFonts w:ascii="FangSong" w:eastAsia="FangSong" w:hAnsi="FangSong"/>
          <w:rPrChange w:id="213" w:author="妺晗 李" w:date="2026-04-07T18:45:00Z" w16du:dateUtc="2026-04-07T10:45:00Z">
            <w:rPr/>
          </w:rPrChange>
        </w:rPr>
        <w:pPrChange w:id="214" w:author="妺晗 李" w:date="2026-04-07T18:49:00Z" w16du:dateUtc="2026-04-07T10:49:00Z">
          <w:pPr/>
        </w:pPrChange>
      </w:pPr>
      <w:r w:rsidRPr="001A36D6">
        <w:rPr>
          <w:rFonts w:ascii="FangSong" w:eastAsia="FangSong" w:hAnsi="FangSong" w:hint="eastAsia"/>
          <w:rPrChange w:id="215" w:author="妺晗 李" w:date="2026-04-07T18:45:00Z" w16du:dateUtc="2026-04-07T10:45:00Z">
            <w:rPr>
              <w:rFonts w:hint="eastAsia"/>
            </w:rPr>
          </w:rPrChange>
        </w:rPr>
        <w:t>第一类是围绕高邮二王及</w:t>
      </w:r>
      <w:r w:rsidRPr="001A36D6">
        <w:rPr>
          <w:rFonts w:ascii="FangSong" w:eastAsia="FangSong" w:hAnsi="FangSong"/>
          <w:rPrChange w:id="216" w:author="妺晗 李" w:date="2026-04-07T18:45:00Z" w16du:dateUtc="2026-04-07T10:45:00Z">
            <w:rPr/>
          </w:rPrChange>
        </w:rPr>
        <w:t>“</w:t>
      </w:r>
      <w:r w:rsidRPr="001A36D6">
        <w:rPr>
          <w:rFonts w:ascii="FangSong" w:eastAsia="FangSong" w:hAnsi="FangSong" w:hint="eastAsia"/>
          <w:rPrChange w:id="217" w:author="妺晗 李" w:date="2026-04-07T18:45:00Z" w16du:dateUtc="2026-04-07T10:45:00Z">
            <w:rPr>
              <w:rFonts w:hint="eastAsia"/>
            </w:rPr>
          </w:rPrChange>
        </w:rPr>
        <w:t>王氏四种</w:t>
      </w:r>
      <w:r w:rsidRPr="001A36D6">
        <w:rPr>
          <w:rFonts w:ascii="FangSong" w:eastAsia="FangSong" w:hAnsi="FangSong"/>
          <w:rPrChange w:id="218" w:author="妺晗 李" w:date="2026-04-07T18:45:00Z" w16du:dateUtc="2026-04-07T10:45:00Z">
            <w:rPr/>
          </w:rPrChange>
        </w:rPr>
        <w:t>”</w:t>
      </w:r>
      <w:r w:rsidRPr="001A36D6">
        <w:rPr>
          <w:rFonts w:ascii="FangSong" w:eastAsia="FangSong" w:hAnsi="FangSong" w:hint="eastAsia"/>
          <w:rPrChange w:id="219" w:author="妺晗 李" w:date="2026-04-07T18:45:00Z" w16du:dateUtc="2026-04-07T10:45:00Z">
            <w:rPr>
              <w:rFonts w:hint="eastAsia"/>
            </w:rPr>
          </w:rPrChange>
        </w:rPr>
        <w:t>的传统研究。既有成果已经较充分地揭示了二王在训诂、校勘、虚词研究和经学解释中的学术地位，也积累了大量个案分析与思想史论述。这类研究使我们能够明确二王治学的核心问题、典型方法和文本</w:t>
      </w:r>
      <w:r w:rsidRPr="001A36D6">
        <w:rPr>
          <w:rFonts w:ascii="FangSong" w:eastAsia="FangSong" w:hAnsi="FangSong" w:hint="eastAsia"/>
          <w:rPrChange w:id="220" w:author="妺晗 李" w:date="2026-04-07T18:45:00Z" w16du:dateUtc="2026-04-07T10:45:00Z">
            <w:rPr>
              <w:rFonts w:hint="eastAsia"/>
            </w:rPr>
          </w:rPrChange>
        </w:rPr>
        <w:lastRenderedPageBreak/>
        <w:t>重心。但现有成果较少将二王的论证过程作为一个整体对象加以系统编码和比较。也就是说，传统研究解决了</w:t>
      </w:r>
      <w:r w:rsidRPr="001A36D6">
        <w:rPr>
          <w:rFonts w:ascii="FangSong" w:eastAsia="FangSong" w:hAnsi="FangSong"/>
          <w:rPrChange w:id="221" w:author="妺晗 李" w:date="2026-04-07T18:45:00Z" w16du:dateUtc="2026-04-07T10:45:00Z">
            <w:rPr/>
          </w:rPrChange>
        </w:rPr>
        <w:t>“</w:t>
      </w:r>
      <w:r w:rsidRPr="001A36D6">
        <w:rPr>
          <w:rFonts w:ascii="FangSong" w:eastAsia="FangSong" w:hAnsi="FangSong" w:hint="eastAsia"/>
          <w:rPrChange w:id="222" w:author="妺晗 李" w:date="2026-04-07T18:45:00Z" w16du:dateUtc="2026-04-07T10:45:00Z">
            <w:rPr>
              <w:rFonts w:hint="eastAsia"/>
            </w:rPr>
          </w:rPrChange>
        </w:rPr>
        <w:t>二王重要在哪里</w:t>
      </w:r>
      <w:r w:rsidRPr="001A36D6">
        <w:rPr>
          <w:rFonts w:ascii="FangSong" w:eastAsia="FangSong" w:hAnsi="FangSong"/>
          <w:rPrChange w:id="223" w:author="妺晗 李" w:date="2026-04-07T18:45:00Z" w16du:dateUtc="2026-04-07T10:45:00Z">
            <w:rPr/>
          </w:rPrChange>
        </w:rPr>
        <w:t>”</w:t>
      </w:r>
      <w:r w:rsidRPr="001A36D6">
        <w:rPr>
          <w:rFonts w:ascii="FangSong" w:eastAsia="FangSong" w:hAnsi="FangSong" w:hint="eastAsia"/>
          <w:rPrChange w:id="224" w:author="妺晗 李" w:date="2026-04-07T18:45:00Z" w16du:dateUtc="2026-04-07T10:45:00Z">
            <w:rPr>
              <w:rFonts w:hint="eastAsia"/>
            </w:rPr>
          </w:rPrChange>
        </w:rPr>
        <w:t>的问题，却还没有充分解决</w:t>
      </w:r>
      <w:r w:rsidRPr="001A36D6">
        <w:rPr>
          <w:rFonts w:ascii="FangSong" w:eastAsia="FangSong" w:hAnsi="FangSong"/>
          <w:rPrChange w:id="225" w:author="妺晗 李" w:date="2026-04-07T18:45:00Z" w16du:dateUtc="2026-04-07T10:45:00Z">
            <w:rPr/>
          </w:rPrChange>
        </w:rPr>
        <w:t>“</w:t>
      </w:r>
      <w:r w:rsidRPr="001A36D6">
        <w:rPr>
          <w:rFonts w:ascii="FangSong" w:eastAsia="FangSong" w:hAnsi="FangSong" w:hint="eastAsia"/>
          <w:rPrChange w:id="226" w:author="妺晗 李" w:date="2026-04-07T18:45:00Z" w16du:dateUtc="2026-04-07T10:45:00Z">
            <w:rPr>
              <w:rFonts w:hint="eastAsia"/>
            </w:rPr>
          </w:rPrChange>
        </w:rPr>
        <w:t>怎样把二王的判断过程组织成可持续积累的材料和知识</w:t>
      </w:r>
      <w:r w:rsidRPr="001A36D6">
        <w:rPr>
          <w:rFonts w:ascii="FangSong" w:eastAsia="FangSong" w:hAnsi="FangSong"/>
          <w:rPrChange w:id="227" w:author="妺晗 李" w:date="2026-04-07T18:45:00Z" w16du:dateUtc="2026-04-07T10:45:00Z">
            <w:rPr/>
          </w:rPrChange>
        </w:rPr>
        <w:t>”</w:t>
      </w:r>
      <w:r w:rsidRPr="001A36D6">
        <w:rPr>
          <w:rFonts w:ascii="FangSong" w:eastAsia="FangSong" w:hAnsi="FangSong" w:hint="eastAsia"/>
          <w:rPrChange w:id="228" w:author="妺晗 李" w:date="2026-04-07T18:45:00Z" w16du:dateUtc="2026-04-07T10:45:00Z">
            <w:rPr>
              <w:rFonts w:hint="eastAsia"/>
            </w:rPr>
          </w:rPrChange>
        </w:rPr>
        <w:t>这一问题。</w:t>
      </w:r>
    </w:p>
    <w:p w14:paraId="34C047E0" w14:textId="77777777" w:rsidR="005D3173" w:rsidRPr="001A36D6" w:rsidRDefault="009030FF">
      <w:pPr>
        <w:ind w:firstLineChars="200" w:firstLine="480"/>
        <w:rPr>
          <w:rFonts w:ascii="FangSong" w:eastAsia="FangSong" w:hAnsi="FangSong"/>
          <w:rPrChange w:id="229" w:author="妺晗 李" w:date="2026-04-07T18:45:00Z" w16du:dateUtc="2026-04-07T10:45:00Z">
            <w:rPr/>
          </w:rPrChange>
        </w:rPr>
        <w:pPrChange w:id="230" w:author="妺晗 李" w:date="2026-04-07T18:49:00Z" w16du:dateUtc="2026-04-07T10:49:00Z">
          <w:pPr/>
        </w:pPrChange>
      </w:pPr>
      <w:r w:rsidRPr="001A36D6">
        <w:rPr>
          <w:rFonts w:ascii="FangSong" w:eastAsia="FangSong" w:hAnsi="FangSong" w:hint="eastAsia"/>
          <w:rPrChange w:id="231" w:author="妺晗 李" w:date="2026-04-07T18:45:00Z" w16du:dateUtc="2026-04-07T10:45:00Z">
            <w:rPr>
              <w:rFonts w:hint="eastAsia"/>
            </w:rPr>
          </w:rPrChange>
        </w:rPr>
        <w:t>第二类是古籍数字化、数字人文与知识组织相关研究。近年来，全文检索、影像浏览、点校文本查询等基础能力已有明显进展，数字人文方法也逐步进入古典文献研究领域。贾楠、龚蛟腾的综述具体归纳了可视化挖掘、智能化处理、专类化挖掘、古典文献学赋能和用户深层需求等数个热点，并指出相关研究仍主要集中于技术研究和平台建设，与人文学科实际需求的结合尚显不足；这组文献主要帮助我们判断当前领域整体走到了哪里。王军等人的系列笔谈则强调古典文献学不能脱离文献本体，版本、目录、校勘以及文字、音韵、训诂等传统训练仍是根基，技术与文献学的结合不能只是简单拼接；这组文献主要提醒本项目必须守住文献学、语文学、语言学根基。杨浩进一步概括了算法驱动的互文性研究、</w:t>
      </w:r>
      <w:r w:rsidRPr="001A36D6">
        <w:rPr>
          <w:rFonts w:ascii="FangSong" w:eastAsia="FangSong" w:hAnsi="FangSong"/>
          <w:rPrChange w:id="232" w:author="妺晗 李" w:date="2026-04-07T18:45:00Z" w16du:dateUtc="2026-04-07T10:45:00Z">
            <w:rPr/>
          </w:rPrChange>
        </w:rPr>
        <w:t xml:space="preserve">AI </w:t>
      </w:r>
      <w:r w:rsidRPr="001A36D6">
        <w:rPr>
          <w:rFonts w:ascii="FangSong" w:eastAsia="FangSong" w:hAnsi="FangSong" w:hint="eastAsia"/>
          <w:rPrChange w:id="233" w:author="妺晗 李" w:date="2026-04-07T18:45:00Z" w16du:dateUtc="2026-04-07T10:45:00Z">
            <w:rPr>
              <w:rFonts w:hint="eastAsia"/>
            </w:rPr>
          </w:rPrChange>
        </w:rPr>
        <w:t>赋能的文本分析研究、基于大模型的数据抽取等模式，显示古典文献研究正在由一般检索走向更细的结构化分析与抽取；这组文献主要帮助我们理解当前数智研究的方法路径。</w:t>
      </w:r>
    </w:p>
    <w:p w14:paraId="4F922401" w14:textId="77777777" w:rsidR="005D3173" w:rsidRPr="001A36D6" w:rsidRDefault="009030FF">
      <w:pPr>
        <w:ind w:firstLineChars="200" w:firstLine="480"/>
        <w:rPr>
          <w:rFonts w:ascii="FangSong" w:eastAsia="FangSong" w:hAnsi="FangSong"/>
          <w:rPrChange w:id="234" w:author="妺晗 李" w:date="2026-04-07T18:45:00Z" w16du:dateUtc="2026-04-07T10:45:00Z">
            <w:rPr/>
          </w:rPrChange>
        </w:rPr>
        <w:pPrChange w:id="235" w:author="妺晗 李" w:date="2026-04-07T18:49:00Z" w16du:dateUtc="2026-04-07T10:49:00Z">
          <w:pPr/>
        </w:pPrChange>
      </w:pPr>
      <w:r w:rsidRPr="001A36D6">
        <w:rPr>
          <w:rFonts w:ascii="FangSong" w:eastAsia="FangSong" w:hAnsi="FangSong" w:hint="eastAsia"/>
          <w:rPrChange w:id="236" w:author="妺晗 李" w:date="2026-04-07T18:45:00Z" w16du:dateUtc="2026-04-07T10:45:00Z">
            <w:rPr>
              <w:rFonts w:hint="eastAsia"/>
            </w:rPr>
          </w:rPrChange>
        </w:rPr>
        <w:t>第三类是专题知识库及其相关方法研究。沈小妮、彭炜明、胡佳佳关于《段玉裁〈说文解字注〉知识库的构建与应用》的研究表明，古籍数字化可以不止停留在影像化与文本化阶段，而是进一步完成知识点提取、结构化存储、关联组织与平台展示。王宁《训诂学原理》则对义训、词义训释、形训与声训、征引体式及考证方法作了系统梳理，提示我们在拆解二王案例时不能把文意训释误作稳定词义，也不能脱离具体语境和传统训诂规则空谈结构化。符渝、齐元涛关于字词考据效度的讨论，以及相关乾嘉考据方法研究，则进一步说明考据不仅有结论层面，也有结构完整性和环节效度层面的差别。以上研究为本项目提供了专题知识库的实施模板和考据结构分析的学理依据，但目前围绕二王方法过程本身的专题实现仍较少见。</w:t>
      </w:r>
    </w:p>
    <w:p w14:paraId="347C2D14" w14:textId="77777777" w:rsidR="005D3173" w:rsidRPr="001A36D6" w:rsidRDefault="009030FF">
      <w:pPr>
        <w:pStyle w:val="3"/>
        <w:rPr>
          <w:rFonts w:ascii="FangSong" w:eastAsia="FangSong" w:hAnsi="FangSong"/>
          <w:rPrChange w:id="237" w:author="妺晗 李" w:date="2026-04-07T18:45:00Z" w16du:dateUtc="2026-04-07T10:45:00Z">
            <w:rPr/>
          </w:rPrChange>
        </w:rPr>
      </w:pPr>
      <w:r w:rsidRPr="001A36D6">
        <w:rPr>
          <w:rFonts w:ascii="FangSong" w:eastAsia="FangSong" w:hAnsi="FangSong"/>
          <w:rPrChange w:id="238" w:author="妺晗 李" w:date="2026-04-07T18:45:00Z" w16du:dateUtc="2026-04-07T10:45:00Z">
            <w:rPr/>
          </w:rPrChange>
        </w:rPr>
        <w:t xml:space="preserve">3. </w:t>
      </w:r>
      <w:r w:rsidRPr="001A36D6">
        <w:rPr>
          <w:rFonts w:ascii="FangSong" w:eastAsia="FangSong" w:hAnsi="FangSong" w:hint="eastAsia"/>
          <w:rPrChange w:id="239" w:author="妺晗 李" w:date="2026-04-07T18:45:00Z" w16du:dateUtc="2026-04-07T10:45:00Z">
            <w:rPr>
              <w:rFonts w:hint="eastAsia"/>
            </w:rPr>
          </w:rPrChange>
        </w:rPr>
        <w:t>本项目的必要性与拟补缺口</w:t>
      </w:r>
    </w:p>
    <w:p w14:paraId="1ADA35A1" w14:textId="77777777" w:rsidR="005D3173" w:rsidRPr="001A36D6" w:rsidRDefault="009030FF">
      <w:pPr>
        <w:ind w:firstLineChars="200" w:firstLine="480"/>
        <w:rPr>
          <w:rFonts w:ascii="FangSong" w:eastAsia="FangSong" w:hAnsi="FangSong"/>
          <w:rPrChange w:id="240" w:author="妺晗 李" w:date="2026-04-07T18:45:00Z" w16du:dateUtc="2026-04-07T10:45:00Z">
            <w:rPr/>
          </w:rPrChange>
        </w:rPr>
        <w:pPrChange w:id="241" w:author="妺晗 李" w:date="2026-04-07T18:49:00Z" w16du:dateUtc="2026-04-07T10:49:00Z">
          <w:pPr/>
        </w:pPrChange>
      </w:pPr>
      <w:r w:rsidRPr="001A36D6">
        <w:rPr>
          <w:rFonts w:ascii="FangSong" w:eastAsia="FangSong" w:hAnsi="FangSong" w:hint="eastAsia"/>
          <w:rPrChange w:id="242" w:author="妺晗 李" w:date="2026-04-07T18:45:00Z" w16du:dateUtc="2026-04-07T10:45:00Z">
            <w:rPr>
              <w:rFonts w:hint="eastAsia"/>
            </w:rPr>
          </w:rPrChange>
        </w:rPr>
        <w:t>今天关于二王的材料并不少，真正困难的是把一条考释重新走通。研究者常常要自己完成</w:t>
      </w:r>
      <w:r w:rsidRPr="001A36D6">
        <w:rPr>
          <w:rFonts w:ascii="FangSong" w:eastAsia="FangSong" w:hAnsi="FangSong"/>
          <w:rPrChange w:id="243" w:author="妺晗 李" w:date="2026-04-07T18:45:00Z" w16du:dateUtc="2026-04-07T10:45:00Z">
            <w:rPr/>
          </w:rPrChange>
        </w:rPr>
        <w:t>“</w:t>
      </w:r>
      <w:r w:rsidRPr="001A36D6">
        <w:rPr>
          <w:rFonts w:ascii="FangSong" w:eastAsia="FangSong" w:hAnsi="FangSong" w:hint="eastAsia"/>
          <w:rPrChange w:id="244" w:author="妺晗 李" w:date="2026-04-07T18:45:00Z" w16du:dateUtc="2026-04-07T10:45:00Z">
            <w:rPr>
              <w:rFonts w:hint="eastAsia"/>
            </w:rPr>
          </w:rPrChange>
        </w:rPr>
        <w:t>找二王原文</w:t>
      </w:r>
      <w:r w:rsidRPr="001A36D6">
        <w:rPr>
          <w:rFonts w:ascii="FangSong" w:eastAsia="FangSong" w:hAnsi="FangSong"/>
          <w:rPrChange w:id="245" w:author="妺晗 李" w:date="2026-04-07T18:45:00Z" w16du:dateUtc="2026-04-07T10:45:00Z">
            <w:rPr/>
          </w:rPrChange>
        </w:rPr>
        <w:t xml:space="preserve"> - </w:t>
      </w:r>
      <w:r w:rsidRPr="001A36D6">
        <w:rPr>
          <w:rFonts w:ascii="FangSong" w:eastAsia="FangSong" w:hAnsi="FangSong" w:hint="eastAsia"/>
          <w:rPrChange w:id="246" w:author="妺晗 李" w:date="2026-04-07T18:45:00Z" w16du:dateUtc="2026-04-07T10:45:00Z">
            <w:rPr>
              <w:rFonts w:hint="eastAsia"/>
            </w:rPr>
          </w:rPrChange>
        </w:rPr>
        <w:t>回到所涉经文</w:t>
      </w:r>
      <w:r w:rsidRPr="001A36D6">
        <w:rPr>
          <w:rFonts w:ascii="FangSong" w:eastAsia="FangSong" w:hAnsi="FangSong"/>
          <w:rPrChange w:id="247" w:author="妺晗 李" w:date="2026-04-07T18:45:00Z" w16du:dateUtc="2026-04-07T10:45:00Z">
            <w:rPr/>
          </w:rPrChange>
        </w:rPr>
        <w:t xml:space="preserve"> - </w:t>
      </w:r>
      <w:r w:rsidRPr="001A36D6">
        <w:rPr>
          <w:rFonts w:ascii="FangSong" w:eastAsia="FangSong" w:hAnsi="FangSong" w:hint="eastAsia"/>
          <w:rPrChange w:id="248" w:author="妺晗 李" w:date="2026-04-07T18:45:00Z" w16du:dateUtc="2026-04-07T10:45:00Z">
            <w:rPr>
              <w:rFonts w:hint="eastAsia"/>
            </w:rPr>
          </w:rPrChange>
        </w:rPr>
        <w:t>核对引书和旧说</w:t>
      </w:r>
      <w:r w:rsidRPr="001A36D6">
        <w:rPr>
          <w:rFonts w:ascii="FangSong" w:eastAsia="FangSong" w:hAnsi="FangSong"/>
          <w:rPrChange w:id="249" w:author="妺晗 李" w:date="2026-04-07T18:45:00Z" w16du:dateUtc="2026-04-07T10:45:00Z">
            <w:rPr/>
          </w:rPrChange>
        </w:rPr>
        <w:t xml:space="preserve"> - </w:t>
      </w:r>
      <w:r w:rsidRPr="001A36D6">
        <w:rPr>
          <w:rFonts w:ascii="FangSong" w:eastAsia="FangSong" w:hAnsi="FangSong" w:hint="eastAsia"/>
          <w:rPrChange w:id="250" w:author="妺晗 李" w:date="2026-04-07T18:45:00Z" w16du:dateUtc="2026-04-07T10:45:00Z">
            <w:rPr>
              <w:rFonts w:hint="eastAsia"/>
            </w:rPr>
          </w:rPrChange>
        </w:rPr>
        <w:t>判断二王为何取此说</w:t>
      </w:r>
      <w:r w:rsidRPr="001A36D6">
        <w:rPr>
          <w:rFonts w:ascii="FangSong" w:eastAsia="FangSong" w:hAnsi="FangSong"/>
          <w:rPrChange w:id="251" w:author="妺晗 李" w:date="2026-04-07T18:45:00Z" w16du:dateUtc="2026-04-07T10:45:00Z">
            <w:rPr/>
          </w:rPrChange>
        </w:rPr>
        <w:t>”</w:t>
      </w:r>
      <w:r w:rsidRPr="001A36D6">
        <w:rPr>
          <w:rFonts w:ascii="FangSong" w:eastAsia="FangSong" w:hAnsi="FangSong" w:hint="eastAsia"/>
          <w:rPrChange w:id="252" w:author="妺晗 李" w:date="2026-04-07T18:45:00Z" w16du:dateUtc="2026-04-07T10:45:00Z">
            <w:rPr>
              <w:rFonts w:hint="eastAsia"/>
            </w:rPr>
          </w:rPrChange>
        </w:rPr>
        <w:t>这几步，而这几步往往分散在不同书、不同页、不同笔记中。本项目要做的，就是把这条动作链先整理出来，再把整理结果组织成可以继续查、继续比、继续补的案例库。</w:t>
      </w:r>
    </w:p>
    <w:p w14:paraId="40482167" w14:textId="77777777" w:rsidR="005D3173" w:rsidRPr="001A36D6" w:rsidRDefault="009030FF">
      <w:pPr>
        <w:ind w:firstLineChars="200" w:firstLine="480"/>
        <w:rPr>
          <w:rFonts w:ascii="FangSong" w:eastAsia="FangSong" w:hAnsi="FangSong"/>
          <w:rPrChange w:id="253" w:author="妺晗 李" w:date="2026-04-07T18:45:00Z" w16du:dateUtc="2026-04-07T10:45:00Z">
            <w:rPr/>
          </w:rPrChange>
        </w:rPr>
        <w:pPrChange w:id="254" w:author="妺晗 李" w:date="2026-04-07T18:49:00Z" w16du:dateUtc="2026-04-07T10:49:00Z">
          <w:pPr/>
        </w:pPrChange>
      </w:pPr>
      <w:r w:rsidRPr="001A36D6">
        <w:rPr>
          <w:rFonts w:ascii="FangSong" w:eastAsia="FangSong" w:hAnsi="FangSong" w:hint="eastAsia"/>
          <w:rPrChange w:id="255" w:author="妺晗 李" w:date="2026-04-07T18:45:00Z" w16du:dateUtc="2026-04-07T10:45:00Z">
            <w:rPr>
              <w:rFonts w:hint="eastAsia"/>
            </w:rPr>
          </w:rPrChange>
        </w:rPr>
        <w:t>更具体地说，项目拟补的缺口至少包括三层。第一，二王论述、原始经典和引证材料长期分散，查找入口不统一。第二，即便找到相关条目，研究者也很难迅速看清这条判断是怎样一步步成立的。第三，当前围绕二王方法的课堂阅读和专题资源，大多仍以结论摘录或个案讲解为主，较少提供可连续比较的过程性材料。为解决这三个问题，本项目将先做案例整理，再做入库和展示，使材料、判断过程和比较路径能够放在同一套工作流中。</w:t>
      </w:r>
    </w:p>
    <w:p w14:paraId="2A3643F0" w14:textId="77777777" w:rsidR="005D3173" w:rsidRPr="001A36D6" w:rsidRDefault="009030FF">
      <w:pPr>
        <w:ind w:firstLineChars="200" w:firstLine="480"/>
        <w:rPr>
          <w:rFonts w:ascii="FangSong" w:eastAsia="FangSong" w:hAnsi="FangSong"/>
          <w:rPrChange w:id="256" w:author="妺晗 李" w:date="2026-04-07T18:45:00Z" w16du:dateUtc="2026-04-07T10:45:00Z">
            <w:rPr/>
          </w:rPrChange>
        </w:rPr>
        <w:pPrChange w:id="257" w:author="妺晗 李" w:date="2026-04-07T18:49:00Z" w16du:dateUtc="2026-04-07T10:49:00Z">
          <w:pPr/>
        </w:pPrChange>
      </w:pPr>
      <w:r w:rsidRPr="001A36D6">
        <w:rPr>
          <w:rFonts w:ascii="FangSong" w:eastAsia="FangSong" w:hAnsi="FangSong" w:hint="eastAsia"/>
          <w:rPrChange w:id="258" w:author="妺晗 李" w:date="2026-04-07T18:45:00Z" w16du:dateUtc="2026-04-07T10:45:00Z">
            <w:rPr>
              <w:rFonts w:hint="eastAsia"/>
            </w:rPr>
          </w:rPrChange>
        </w:rPr>
        <w:t>高邮二王之所以特别适合作为本项目的专题边界，还在于三点：其一，</w:t>
      </w:r>
      <w:r w:rsidRPr="001A36D6">
        <w:rPr>
          <w:rFonts w:ascii="FangSong" w:eastAsia="FangSong" w:hAnsi="FangSong"/>
          <w:rPrChange w:id="259" w:author="妺晗 李" w:date="2026-04-07T18:45:00Z" w16du:dateUtc="2026-04-07T10:45:00Z">
            <w:rPr/>
          </w:rPrChange>
        </w:rPr>
        <w:t>“</w:t>
      </w:r>
      <w:r w:rsidRPr="001A36D6">
        <w:rPr>
          <w:rFonts w:ascii="FangSong" w:eastAsia="FangSong" w:hAnsi="FangSong" w:hint="eastAsia"/>
          <w:rPrChange w:id="260" w:author="妺晗 李" w:date="2026-04-07T18:45:00Z" w16du:dateUtc="2026-04-07T10:45:00Z">
            <w:rPr>
              <w:rFonts w:hint="eastAsia"/>
            </w:rPr>
          </w:rPrChange>
        </w:rPr>
        <w:t>王氏四种</w:t>
      </w:r>
      <w:r w:rsidRPr="001A36D6">
        <w:rPr>
          <w:rFonts w:ascii="FangSong" w:eastAsia="FangSong" w:hAnsi="FangSong"/>
          <w:rPrChange w:id="261" w:author="妺晗 李" w:date="2026-04-07T18:45:00Z" w16du:dateUtc="2026-04-07T10:45:00Z">
            <w:rPr/>
          </w:rPrChange>
        </w:rPr>
        <w:t>”</w:t>
      </w:r>
      <w:r w:rsidRPr="001A36D6">
        <w:rPr>
          <w:rFonts w:ascii="FangSong" w:eastAsia="FangSong" w:hAnsi="FangSong" w:hint="eastAsia"/>
          <w:rPrChange w:id="262" w:author="妺晗 李" w:date="2026-04-07T18:45:00Z" w16du:dateUtc="2026-04-07T10:45:00Z">
            <w:rPr>
              <w:rFonts w:hint="eastAsia"/>
            </w:rPr>
          </w:rPrChange>
        </w:rPr>
        <w:t>材料边界相对清楚，便于在一年周期内集中推进；其二，二王的方法特征鲜明，适合观察同类疑难在不同文本中的处理路径；其三，既有研究基础较厚，使项</w:t>
      </w:r>
      <w:r w:rsidRPr="001A36D6">
        <w:rPr>
          <w:rFonts w:ascii="FangSong" w:eastAsia="FangSong" w:hAnsi="FangSong" w:hint="eastAsia"/>
          <w:rPrChange w:id="263" w:author="妺晗 李" w:date="2026-04-07T18:45:00Z" w16du:dateUtc="2026-04-07T10:45:00Z">
            <w:rPr>
              <w:rFonts w:hint="eastAsia"/>
            </w:rPr>
          </w:rPrChange>
        </w:rPr>
        <w:lastRenderedPageBreak/>
        <w:t>目既有学术价值，也具备较好的可进入性。也正因此，本项目不追求平台规模或算法新旧，而是以单条考据案例为基本单位，重点保存二王如何发疑、怎样预设、怎样取证、怎样释理并达成解释；其核心不是再做一层对象知识堆积，而是尝试稳定组织方法知识和过程性知识。</w:t>
      </w:r>
    </w:p>
    <w:p w14:paraId="7ED907A7" w14:textId="77777777" w:rsidR="005D3173" w:rsidRPr="001A36D6" w:rsidRDefault="009030FF">
      <w:pPr>
        <w:pStyle w:val="3"/>
        <w:rPr>
          <w:rFonts w:ascii="FangSong" w:eastAsia="FangSong" w:hAnsi="FangSong"/>
          <w:rPrChange w:id="264" w:author="妺晗 李" w:date="2026-04-07T18:45:00Z" w16du:dateUtc="2026-04-07T10:45:00Z">
            <w:rPr/>
          </w:rPrChange>
        </w:rPr>
      </w:pPr>
      <w:r w:rsidRPr="001A36D6">
        <w:rPr>
          <w:rFonts w:ascii="FangSong" w:eastAsia="FangSong" w:hAnsi="FangSong"/>
          <w:rPrChange w:id="265" w:author="妺晗 李" w:date="2026-04-07T18:45:00Z" w16du:dateUtc="2026-04-07T10:45:00Z">
            <w:rPr/>
          </w:rPrChange>
        </w:rPr>
        <w:t xml:space="preserve">4. </w:t>
      </w:r>
      <w:r w:rsidRPr="001A36D6">
        <w:rPr>
          <w:rFonts w:ascii="FangSong" w:eastAsia="FangSong" w:hAnsi="FangSong" w:hint="eastAsia"/>
          <w:rPrChange w:id="266" w:author="妺晗 李" w:date="2026-04-07T18:45:00Z" w16du:dateUtc="2026-04-07T10:45:00Z">
            <w:rPr>
              <w:rFonts w:hint="eastAsia"/>
            </w:rPr>
          </w:rPrChange>
        </w:rPr>
        <w:t>研究趋势判断</w:t>
      </w:r>
    </w:p>
    <w:p w14:paraId="67079E15" w14:textId="77777777" w:rsidR="005D3173" w:rsidRPr="001A36D6" w:rsidRDefault="009030FF">
      <w:pPr>
        <w:ind w:firstLineChars="200" w:firstLine="480"/>
        <w:rPr>
          <w:rFonts w:ascii="FangSong" w:eastAsia="FangSong" w:hAnsi="FangSong"/>
          <w:rPrChange w:id="267" w:author="妺晗 李" w:date="2026-04-07T18:45:00Z" w16du:dateUtc="2026-04-07T10:45:00Z">
            <w:rPr/>
          </w:rPrChange>
        </w:rPr>
        <w:pPrChange w:id="268" w:author="妺晗 李" w:date="2026-04-07T18:49:00Z" w16du:dateUtc="2026-04-07T10:49:00Z">
          <w:pPr/>
        </w:pPrChange>
      </w:pPr>
      <w:r w:rsidRPr="001A36D6">
        <w:rPr>
          <w:rFonts w:ascii="FangSong" w:eastAsia="FangSong" w:hAnsi="FangSong" w:hint="eastAsia"/>
          <w:rPrChange w:id="269" w:author="妺晗 李" w:date="2026-04-07T18:45:00Z" w16du:dateUtc="2026-04-07T10:45:00Z">
            <w:rPr>
              <w:rFonts w:hint="eastAsia"/>
            </w:rPr>
          </w:rPrChange>
        </w:rPr>
        <w:t>从趋势上看，古籍数字化正在从</w:t>
      </w:r>
      <w:r w:rsidRPr="001A36D6">
        <w:rPr>
          <w:rFonts w:ascii="FangSong" w:eastAsia="FangSong" w:hAnsi="FangSong"/>
          <w:rPrChange w:id="270" w:author="妺晗 李" w:date="2026-04-07T18:45:00Z" w16du:dateUtc="2026-04-07T10:45:00Z">
            <w:rPr/>
          </w:rPrChange>
        </w:rPr>
        <w:t>“</w:t>
      </w:r>
      <w:r w:rsidRPr="001A36D6">
        <w:rPr>
          <w:rFonts w:ascii="FangSong" w:eastAsia="FangSong" w:hAnsi="FangSong" w:hint="eastAsia"/>
          <w:rPrChange w:id="271" w:author="妺晗 李" w:date="2026-04-07T18:45:00Z" w16du:dateUtc="2026-04-07T10:45:00Z">
            <w:rPr>
              <w:rFonts w:hint="eastAsia"/>
            </w:rPr>
          </w:rPrChange>
        </w:rPr>
        <w:t>资料上网</w:t>
      </w:r>
      <w:r w:rsidRPr="001A36D6">
        <w:rPr>
          <w:rFonts w:ascii="FangSong" w:eastAsia="FangSong" w:hAnsi="FangSong"/>
          <w:rPrChange w:id="272" w:author="妺晗 李" w:date="2026-04-07T18:45:00Z" w16du:dateUtc="2026-04-07T10:45:00Z">
            <w:rPr/>
          </w:rPrChange>
        </w:rPr>
        <w:t>”</w:t>
      </w:r>
      <w:r w:rsidRPr="001A36D6">
        <w:rPr>
          <w:rFonts w:ascii="FangSong" w:eastAsia="FangSong" w:hAnsi="FangSong" w:hint="eastAsia"/>
          <w:rPrChange w:id="273" w:author="妺晗 李" w:date="2026-04-07T18:45:00Z" w16du:dateUtc="2026-04-07T10:45:00Z">
            <w:rPr>
              <w:rFonts w:hint="eastAsia"/>
            </w:rPr>
          </w:rPrChange>
        </w:rPr>
        <w:t>转向</w:t>
      </w:r>
      <w:r w:rsidRPr="001A36D6">
        <w:rPr>
          <w:rFonts w:ascii="FangSong" w:eastAsia="FangSong" w:hAnsi="FangSong"/>
          <w:rPrChange w:id="274" w:author="妺晗 李" w:date="2026-04-07T18:45:00Z" w16du:dateUtc="2026-04-07T10:45:00Z">
            <w:rPr/>
          </w:rPrChange>
        </w:rPr>
        <w:t>“</w:t>
      </w:r>
      <w:r w:rsidRPr="001A36D6">
        <w:rPr>
          <w:rFonts w:ascii="FangSong" w:eastAsia="FangSong" w:hAnsi="FangSong" w:hint="eastAsia"/>
          <w:rPrChange w:id="275" w:author="妺晗 李" w:date="2026-04-07T18:45:00Z" w16du:dateUtc="2026-04-07T10:45:00Z">
            <w:rPr>
              <w:rFonts w:hint="eastAsia"/>
            </w:rPr>
          </w:rPrChange>
        </w:rPr>
        <w:t>知识组织</w:t>
      </w:r>
      <w:r w:rsidRPr="001A36D6">
        <w:rPr>
          <w:rFonts w:ascii="FangSong" w:eastAsia="FangSong" w:hAnsi="FangSong"/>
          <w:rPrChange w:id="276" w:author="妺晗 李" w:date="2026-04-07T18:45:00Z" w16du:dateUtc="2026-04-07T10:45:00Z">
            <w:rPr/>
          </w:rPrChange>
        </w:rPr>
        <w:t>”</w:t>
      </w:r>
      <w:r w:rsidRPr="001A36D6">
        <w:rPr>
          <w:rFonts w:ascii="FangSong" w:eastAsia="FangSong" w:hAnsi="FangSong" w:hint="eastAsia"/>
          <w:rPrChange w:id="277" w:author="妺晗 李" w:date="2026-04-07T18:45:00Z" w16du:dateUtc="2026-04-07T10:45:00Z">
            <w:rPr>
              <w:rFonts w:hint="eastAsia"/>
            </w:rPr>
          </w:rPrChange>
        </w:rPr>
        <w:t>，数字人文也在从通用平台建设转向更有学科针对性的专题资源建设。对于训诂学、校勘学这类高度依赖论证过程的领域而言，下一步更值得推进的，显然不是再多做一个检索页面，而是把问题意识、证据使用和判断路径保存下来。更进一步说，这一趋势并不意味着技术展示本身成为目标，而是要求专题资源建设同时回应古典文献研究中的人文学术问题、教学训练需求与协同共享可能；只有在保持文献学审慎和人工校核前提下，数字工具的价值才真正能够成立。本项目正是顺着这一趋势，选择一个边界清楚、材料集中、方法特征鲜明的对象开展试验。其贡献不在于一次性完成所有智能化目标，而在于证明传统考据过程可以被较稳妥地整理、标注和展示，为进一步研究打下基础。</w:t>
      </w:r>
    </w:p>
    <w:p w14:paraId="2A4874C1" w14:textId="77777777" w:rsidR="005D3173" w:rsidRPr="001A36D6" w:rsidRDefault="009030FF">
      <w:pPr>
        <w:ind w:firstLineChars="200" w:firstLine="480"/>
        <w:rPr>
          <w:rFonts w:ascii="FangSong" w:eastAsia="FangSong" w:hAnsi="FangSong"/>
          <w:rPrChange w:id="278" w:author="妺晗 李" w:date="2026-04-07T18:45:00Z" w16du:dateUtc="2026-04-07T10:45:00Z">
            <w:rPr/>
          </w:rPrChange>
        </w:rPr>
        <w:pPrChange w:id="279" w:author="妺晗 李" w:date="2026-04-07T18:49:00Z" w16du:dateUtc="2026-04-07T10:49:00Z">
          <w:pPr/>
        </w:pPrChange>
      </w:pPr>
      <w:r w:rsidRPr="001A36D6">
        <w:rPr>
          <w:rFonts w:ascii="FangSong" w:eastAsia="FangSong" w:hAnsi="FangSong" w:hint="eastAsia"/>
          <w:rPrChange w:id="280" w:author="妺晗 李" w:date="2026-04-07T18:45:00Z" w16du:dateUtc="2026-04-07T10:45:00Z">
            <w:rPr>
              <w:rFonts w:hint="eastAsia"/>
            </w:rPr>
          </w:rPrChange>
        </w:rPr>
        <w:t>从实施方式看，专题数据库与轻量网站原型结合也符合当前数字人文项目的发展路径。一方面，数据库负责保证材料组织的稳定性和学术可追溯性；另一方面，网站原型负责把研究成果转化为可浏览、可交流、可持续补充的界面。这种路径比空泛讨论</w:t>
      </w:r>
      <w:r w:rsidRPr="001A36D6">
        <w:rPr>
          <w:rFonts w:ascii="FangSong" w:eastAsia="FangSong" w:hAnsi="FangSong"/>
          <w:rPrChange w:id="281" w:author="妺晗 李" w:date="2026-04-07T18:45:00Z" w16du:dateUtc="2026-04-07T10:45:00Z">
            <w:rPr/>
          </w:rPrChange>
        </w:rPr>
        <w:t>“</w:t>
      </w:r>
      <w:r w:rsidRPr="001A36D6">
        <w:rPr>
          <w:rFonts w:ascii="FangSong" w:eastAsia="FangSong" w:hAnsi="FangSong" w:hint="eastAsia"/>
          <w:rPrChange w:id="282" w:author="妺晗 李" w:date="2026-04-07T18:45:00Z" w16du:dateUtc="2026-04-07T10:45:00Z">
            <w:rPr>
              <w:rFonts w:hint="eastAsia"/>
            </w:rPr>
          </w:rPrChange>
        </w:rPr>
        <w:t>智能系统</w:t>
      </w:r>
      <w:r w:rsidRPr="001A36D6">
        <w:rPr>
          <w:rFonts w:ascii="FangSong" w:eastAsia="FangSong" w:hAnsi="FangSong"/>
          <w:rPrChange w:id="283" w:author="妺晗 李" w:date="2026-04-07T18:45:00Z" w16du:dateUtc="2026-04-07T10:45:00Z">
            <w:rPr/>
          </w:rPrChange>
        </w:rPr>
        <w:t>”</w:t>
      </w:r>
      <w:r w:rsidRPr="001A36D6">
        <w:rPr>
          <w:rFonts w:ascii="FangSong" w:eastAsia="FangSong" w:hAnsi="FangSong" w:hint="eastAsia"/>
          <w:rPrChange w:id="284" w:author="妺晗 李" w:date="2026-04-07T18:45:00Z" w16du:dateUtc="2026-04-07T10:45:00Z">
            <w:rPr>
              <w:rFonts w:hint="eastAsia"/>
            </w:rPr>
          </w:rPrChange>
        </w:rPr>
        <w:t>更稳健，也更容易形成清楚的阶段性成果链条。</w:t>
      </w:r>
    </w:p>
    <w:p w14:paraId="38B3E3E2" w14:textId="77777777" w:rsidR="005D3173" w:rsidRPr="001A36D6" w:rsidRDefault="009030FF">
      <w:pPr>
        <w:pStyle w:val="3"/>
        <w:rPr>
          <w:rFonts w:ascii="FangSong" w:eastAsia="FangSong" w:hAnsi="FangSong"/>
          <w:rPrChange w:id="285" w:author="妺晗 李" w:date="2026-04-07T18:45:00Z" w16du:dateUtc="2026-04-07T10:45:00Z">
            <w:rPr/>
          </w:rPrChange>
        </w:rPr>
      </w:pPr>
      <w:r w:rsidRPr="001A36D6">
        <w:rPr>
          <w:rFonts w:ascii="FangSong" w:eastAsia="FangSong" w:hAnsi="FangSong"/>
          <w:rPrChange w:id="286" w:author="妺晗 李" w:date="2026-04-07T18:45:00Z" w16du:dateUtc="2026-04-07T10:45:00Z">
            <w:rPr/>
          </w:rPrChange>
        </w:rPr>
        <w:t xml:space="preserve">5. </w:t>
      </w:r>
      <w:r w:rsidRPr="001A36D6">
        <w:rPr>
          <w:rFonts w:ascii="FangSong" w:eastAsia="FangSong" w:hAnsi="FangSong" w:hint="eastAsia"/>
          <w:rPrChange w:id="287" w:author="妺晗 李" w:date="2026-04-07T18:45:00Z" w16du:dateUtc="2026-04-07T10:45:00Z">
            <w:rPr>
              <w:rFonts w:hint="eastAsia"/>
            </w:rPr>
          </w:rPrChange>
        </w:rPr>
        <w:t>主要参考文献</w:t>
      </w:r>
    </w:p>
    <w:p w14:paraId="683A31C9" w14:textId="77777777" w:rsidR="005D3173" w:rsidRPr="001A36D6" w:rsidRDefault="009030FF">
      <w:pPr>
        <w:pStyle w:val="af1"/>
        <w:ind w:firstLine="480"/>
        <w:rPr>
          <w:rFonts w:ascii="FangSong" w:eastAsia="FangSong" w:hAnsi="FangSong"/>
          <w:rPrChange w:id="288" w:author="妺晗 李" w:date="2026-04-07T18:45:00Z" w16du:dateUtc="2026-04-07T10:45:00Z">
            <w:rPr/>
          </w:rPrChange>
        </w:rPr>
      </w:pPr>
      <w:r w:rsidRPr="001A36D6">
        <w:rPr>
          <w:rFonts w:ascii="FangSong" w:eastAsia="FangSong" w:hAnsi="FangSong"/>
          <w:rPrChange w:id="289" w:author="妺晗 李" w:date="2026-04-07T18:45:00Z" w16du:dateUtc="2026-04-07T10:45:00Z">
            <w:rPr/>
          </w:rPrChange>
        </w:rPr>
        <w:t>1. [</w:t>
      </w:r>
      <w:r w:rsidRPr="001A36D6">
        <w:rPr>
          <w:rFonts w:ascii="FangSong" w:eastAsia="FangSong" w:hAnsi="FangSong" w:hint="eastAsia"/>
          <w:rPrChange w:id="290" w:author="妺晗 李" w:date="2026-04-07T18:45:00Z" w16du:dateUtc="2026-04-07T10:45:00Z">
            <w:rPr>
              <w:rFonts w:hint="eastAsia"/>
            </w:rPr>
          </w:rPrChange>
        </w:rPr>
        <w:t>清</w:t>
      </w:r>
      <w:r w:rsidRPr="001A36D6">
        <w:rPr>
          <w:rFonts w:ascii="FangSong" w:eastAsia="FangSong" w:hAnsi="FangSong"/>
          <w:rPrChange w:id="291" w:author="妺晗 李" w:date="2026-04-07T18:45:00Z" w16du:dateUtc="2026-04-07T10:45:00Z">
            <w:rPr/>
          </w:rPrChange>
        </w:rPr>
        <w:t>]</w:t>
      </w:r>
      <w:r w:rsidRPr="001A36D6">
        <w:rPr>
          <w:rFonts w:ascii="FangSong" w:eastAsia="FangSong" w:hAnsi="FangSong" w:hint="eastAsia"/>
          <w:rPrChange w:id="292" w:author="妺晗 李" w:date="2026-04-07T18:45:00Z" w16du:dateUtc="2026-04-07T10:45:00Z">
            <w:rPr>
              <w:rFonts w:hint="eastAsia"/>
            </w:rPr>
          </w:rPrChange>
        </w:rPr>
        <w:t>王念孙</w:t>
      </w:r>
      <w:r w:rsidRPr="001A36D6">
        <w:rPr>
          <w:rFonts w:ascii="FangSong" w:eastAsia="FangSong" w:hAnsi="FangSong"/>
          <w:rPrChange w:id="293" w:author="妺晗 李" w:date="2026-04-07T18:45:00Z" w16du:dateUtc="2026-04-07T10:45:00Z">
            <w:rPr/>
          </w:rPrChange>
        </w:rPr>
        <w:t xml:space="preserve">. </w:t>
      </w:r>
      <w:r w:rsidRPr="001A36D6">
        <w:rPr>
          <w:rFonts w:ascii="FangSong" w:eastAsia="FangSong" w:hAnsi="FangSong" w:hint="eastAsia"/>
          <w:rPrChange w:id="294" w:author="妺晗 李" w:date="2026-04-07T18:45:00Z" w16du:dateUtc="2026-04-07T10:45:00Z">
            <w:rPr>
              <w:rFonts w:hint="eastAsia"/>
            </w:rPr>
          </w:rPrChange>
        </w:rPr>
        <w:t>广雅疏证</w:t>
      </w:r>
      <w:r w:rsidRPr="001A36D6">
        <w:rPr>
          <w:rFonts w:ascii="FangSong" w:eastAsia="FangSong" w:hAnsi="FangSong"/>
          <w:rPrChange w:id="295" w:author="妺晗 李" w:date="2026-04-07T18:45:00Z" w16du:dateUtc="2026-04-07T10:45:00Z">
            <w:rPr/>
          </w:rPrChange>
        </w:rPr>
        <w:t xml:space="preserve">[M]. </w:t>
      </w:r>
      <w:r w:rsidRPr="001A36D6">
        <w:rPr>
          <w:rFonts w:ascii="FangSong" w:eastAsia="FangSong" w:hAnsi="FangSong" w:hint="eastAsia"/>
          <w:rPrChange w:id="296" w:author="妺晗 李" w:date="2026-04-07T18:45:00Z" w16du:dateUtc="2026-04-07T10:45:00Z">
            <w:rPr>
              <w:rFonts w:hint="eastAsia"/>
            </w:rPr>
          </w:rPrChange>
        </w:rPr>
        <w:t>上海</w:t>
      </w:r>
      <w:r w:rsidRPr="001A36D6">
        <w:rPr>
          <w:rFonts w:ascii="FangSong" w:eastAsia="FangSong" w:hAnsi="FangSong"/>
          <w:rPrChange w:id="297" w:author="妺晗 李" w:date="2026-04-07T18:45:00Z" w16du:dateUtc="2026-04-07T10:45:00Z">
            <w:rPr/>
          </w:rPrChange>
        </w:rPr>
        <w:t xml:space="preserve">: </w:t>
      </w:r>
      <w:r w:rsidRPr="001A36D6">
        <w:rPr>
          <w:rFonts w:ascii="FangSong" w:eastAsia="FangSong" w:hAnsi="FangSong" w:hint="eastAsia"/>
          <w:rPrChange w:id="298" w:author="妺晗 李" w:date="2026-04-07T18:45:00Z" w16du:dateUtc="2026-04-07T10:45:00Z">
            <w:rPr>
              <w:rFonts w:hint="eastAsia"/>
            </w:rPr>
          </w:rPrChange>
        </w:rPr>
        <w:t>上海古籍出版社</w:t>
      </w:r>
      <w:r w:rsidRPr="001A36D6">
        <w:rPr>
          <w:rFonts w:ascii="FangSong" w:eastAsia="FangSong" w:hAnsi="FangSong"/>
          <w:rPrChange w:id="299" w:author="妺晗 李" w:date="2026-04-07T18:45:00Z" w16du:dateUtc="2026-04-07T10:45:00Z">
            <w:rPr/>
          </w:rPrChange>
        </w:rPr>
        <w:t>, 2017.</w:t>
      </w:r>
    </w:p>
    <w:p w14:paraId="1B94E050" w14:textId="77777777" w:rsidR="005D3173" w:rsidRPr="001A36D6" w:rsidRDefault="009030FF">
      <w:pPr>
        <w:pStyle w:val="af1"/>
        <w:ind w:firstLine="480"/>
        <w:rPr>
          <w:rFonts w:ascii="FangSong" w:eastAsia="FangSong" w:hAnsi="FangSong"/>
          <w:rPrChange w:id="300" w:author="妺晗 李" w:date="2026-04-07T18:45:00Z" w16du:dateUtc="2026-04-07T10:45:00Z">
            <w:rPr/>
          </w:rPrChange>
        </w:rPr>
      </w:pPr>
      <w:r w:rsidRPr="001A36D6">
        <w:rPr>
          <w:rFonts w:ascii="FangSong" w:eastAsia="FangSong" w:hAnsi="FangSong"/>
          <w:rPrChange w:id="301" w:author="妺晗 李" w:date="2026-04-07T18:45:00Z" w16du:dateUtc="2026-04-07T10:45:00Z">
            <w:rPr/>
          </w:rPrChange>
        </w:rPr>
        <w:t>2. [</w:t>
      </w:r>
      <w:r w:rsidRPr="001A36D6">
        <w:rPr>
          <w:rFonts w:ascii="FangSong" w:eastAsia="FangSong" w:hAnsi="FangSong" w:hint="eastAsia"/>
          <w:rPrChange w:id="302" w:author="妺晗 李" w:date="2026-04-07T18:45:00Z" w16du:dateUtc="2026-04-07T10:45:00Z">
            <w:rPr>
              <w:rFonts w:hint="eastAsia"/>
            </w:rPr>
          </w:rPrChange>
        </w:rPr>
        <w:t>清</w:t>
      </w:r>
      <w:r w:rsidRPr="001A36D6">
        <w:rPr>
          <w:rFonts w:ascii="FangSong" w:eastAsia="FangSong" w:hAnsi="FangSong"/>
          <w:rPrChange w:id="303" w:author="妺晗 李" w:date="2026-04-07T18:45:00Z" w16du:dateUtc="2026-04-07T10:45:00Z">
            <w:rPr/>
          </w:rPrChange>
        </w:rPr>
        <w:t>]</w:t>
      </w:r>
      <w:r w:rsidRPr="001A36D6">
        <w:rPr>
          <w:rFonts w:ascii="FangSong" w:eastAsia="FangSong" w:hAnsi="FangSong" w:hint="eastAsia"/>
          <w:rPrChange w:id="304" w:author="妺晗 李" w:date="2026-04-07T18:45:00Z" w16du:dateUtc="2026-04-07T10:45:00Z">
            <w:rPr>
              <w:rFonts w:hint="eastAsia"/>
            </w:rPr>
          </w:rPrChange>
        </w:rPr>
        <w:t>王念孙</w:t>
      </w:r>
      <w:r w:rsidRPr="001A36D6">
        <w:rPr>
          <w:rFonts w:ascii="FangSong" w:eastAsia="FangSong" w:hAnsi="FangSong"/>
          <w:rPrChange w:id="305" w:author="妺晗 李" w:date="2026-04-07T18:45:00Z" w16du:dateUtc="2026-04-07T10:45:00Z">
            <w:rPr/>
          </w:rPrChange>
        </w:rPr>
        <w:t xml:space="preserve">. </w:t>
      </w:r>
      <w:r w:rsidRPr="001A36D6">
        <w:rPr>
          <w:rFonts w:ascii="FangSong" w:eastAsia="FangSong" w:hAnsi="FangSong" w:hint="eastAsia"/>
          <w:rPrChange w:id="306" w:author="妺晗 李" w:date="2026-04-07T18:45:00Z" w16du:dateUtc="2026-04-07T10:45:00Z">
            <w:rPr>
              <w:rFonts w:hint="eastAsia"/>
            </w:rPr>
          </w:rPrChange>
        </w:rPr>
        <w:t>读书杂志</w:t>
      </w:r>
      <w:r w:rsidRPr="001A36D6">
        <w:rPr>
          <w:rFonts w:ascii="FangSong" w:eastAsia="FangSong" w:hAnsi="FangSong"/>
          <w:rPrChange w:id="307" w:author="妺晗 李" w:date="2026-04-07T18:45:00Z" w16du:dateUtc="2026-04-07T10:45:00Z">
            <w:rPr/>
          </w:rPrChange>
        </w:rPr>
        <w:t xml:space="preserve">[M]. </w:t>
      </w:r>
      <w:r w:rsidRPr="001A36D6">
        <w:rPr>
          <w:rFonts w:ascii="FangSong" w:eastAsia="FangSong" w:hAnsi="FangSong" w:hint="eastAsia"/>
          <w:rPrChange w:id="308" w:author="妺晗 李" w:date="2026-04-07T18:45:00Z" w16du:dateUtc="2026-04-07T10:45:00Z">
            <w:rPr>
              <w:rFonts w:hint="eastAsia"/>
            </w:rPr>
          </w:rPrChange>
        </w:rPr>
        <w:t>上海</w:t>
      </w:r>
      <w:r w:rsidRPr="001A36D6">
        <w:rPr>
          <w:rFonts w:ascii="FangSong" w:eastAsia="FangSong" w:hAnsi="FangSong"/>
          <w:rPrChange w:id="309" w:author="妺晗 李" w:date="2026-04-07T18:45:00Z" w16du:dateUtc="2026-04-07T10:45:00Z">
            <w:rPr/>
          </w:rPrChange>
        </w:rPr>
        <w:t xml:space="preserve">: </w:t>
      </w:r>
      <w:r w:rsidRPr="001A36D6">
        <w:rPr>
          <w:rFonts w:ascii="FangSong" w:eastAsia="FangSong" w:hAnsi="FangSong" w:hint="eastAsia"/>
          <w:rPrChange w:id="310" w:author="妺晗 李" w:date="2026-04-07T18:45:00Z" w16du:dateUtc="2026-04-07T10:45:00Z">
            <w:rPr>
              <w:rFonts w:hint="eastAsia"/>
            </w:rPr>
          </w:rPrChange>
        </w:rPr>
        <w:t>上海古籍出版社</w:t>
      </w:r>
      <w:r w:rsidRPr="001A36D6">
        <w:rPr>
          <w:rFonts w:ascii="FangSong" w:eastAsia="FangSong" w:hAnsi="FangSong"/>
          <w:rPrChange w:id="311" w:author="妺晗 李" w:date="2026-04-07T18:45:00Z" w16du:dateUtc="2026-04-07T10:45:00Z">
            <w:rPr/>
          </w:rPrChange>
        </w:rPr>
        <w:t>, 2015.</w:t>
      </w:r>
    </w:p>
    <w:p w14:paraId="396E0CF1" w14:textId="77777777" w:rsidR="005D3173" w:rsidRPr="001A36D6" w:rsidRDefault="009030FF">
      <w:pPr>
        <w:pStyle w:val="af1"/>
        <w:ind w:firstLine="480"/>
        <w:rPr>
          <w:rFonts w:ascii="FangSong" w:eastAsia="FangSong" w:hAnsi="FangSong"/>
          <w:rPrChange w:id="312" w:author="妺晗 李" w:date="2026-04-07T18:45:00Z" w16du:dateUtc="2026-04-07T10:45:00Z">
            <w:rPr/>
          </w:rPrChange>
        </w:rPr>
      </w:pPr>
      <w:r w:rsidRPr="001A36D6">
        <w:rPr>
          <w:rFonts w:ascii="FangSong" w:eastAsia="FangSong" w:hAnsi="FangSong"/>
          <w:rPrChange w:id="313" w:author="妺晗 李" w:date="2026-04-07T18:45:00Z" w16du:dateUtc="2026-04-07T10:45:00Z">
            <w:rPr/>
          </w:rPrChange>
        </w:rPr>
        <w:t>3. [</w:t>
      </w:r>
      <w:r w:rsidRPr="001A36D6">
        <w:rPr>
          <w:rFonts w:ascii="FangSong" w:eastAsia="FangSong" w:hAnsi="FangSong" w:hint="eastAsia"/>
          <w:rPrChange w:id="314" w:author="妺晗 李" w:date="2026-04-07T18:45:00Z" w16du:dateUtc="2026-04-07T10:45:00Z">
            <w:rPr>
              <w:rFonts w:hint="eastAsia"/>
            </w:rPr>
          </w:rPrChange>
        </w:rPr>
        <w:t>清</w:t>
      </w:r>
      <w:r w:rsidRPr="001A36D6">
        <w:rPr>
          <w:rFonts w:ascii="FangSong" w:eastAsia="FangSong" w:hAnsi="FangSong"/>
          <w:rPrChange w:id="315" w:author="妺晗 李" w:date="2026-04-07T18:45:00Z" w16du:dateUtc="2026-04-07T10:45:00Z">
            <w:rPr/>
          </w:rPrChange>
        </w:rPr>
        <w:t>]</w:t>
      </w:r>
      <w:r w:rsidRPr="001A36D6">
        <w:rPr>
          <w:rFonts w:ascii="FangSong" w:eastAsia="FangSong" w:hAnsi="FangSong" w:hint="eastAsia"/>
          <w:rPrChange w:id="316" w:author="妺晗 李" w:date="2026-04-07T18:45:00Z" w16du:dateUtc="2026-04-07T10:45:00Z">
            <w:rPr>
              <w:rFonts w:hint="eastAsia"/>
            </w:rPr>
          </w:rPrChange>
        </w:rPr>
        <w:t>王引之</w:t>
      </w:r>
      <w:r w:rsidRPr="001A36D6">
        <w:rPr>
          <w:rFonts w:ascii="FangSong" w:eastAsia="FangSong" w:hAnsi="FangSong"/>
          <w:rPrChange w:id="317" w:author="妺晗 李" w:date="2026-04-07T18:45:00Z" w16du:dateUtc="2026-04-07T10:45:00Z">
            <w:rPr/>
          </w:rPrChange>
        </w:rPr>
        <w:t xml:space="preserve">. </w:t>
      </w:r>
      <w:r w:rsidRPr="001A36D6">
        <w:rPr>
          <w:rFonts w:ascii="FangSong" w:eastAsia="FangSong" w:hAnsi="FangSong" w:hint="eastAsia"/>
          <w:rPrChange w:id="318" w:author="妺晗 李" w:date="2026-04-07T18:45:00Z" w16du:dateUtc="2026-04-07T10:45:00Z">
            <w:rPr>
              <w:rFonts w:hint="eastAsia"/>
            </w:rPr>
          </w:rPrChange>
        </w:rPr>
        <w:t>经义述闻</w:t>
      </w:r>
      <w:r w:rsidRPr="001A36D6">
        <w:rPr>
          <w:rFonts w:ascii="FangSong" w:eastAsia="FangSong" w:hAnsi="FangSong"/>
          <w:rPrChange w:id="319" w:author="妺晗 李" w:date="2026-04-07T18:45:00Z" w16du:dateUtc="2026-04-07T10:45:00Z">
            <w:rPr/>
          </w:rPrChange>
        </w:rPr>
        <w:t xml:space="preserve">[M]. </w:t>
      </w:r>
      <w:r w:rsidRPr="001A36D6">
        <w:rPr>
          <w:rFonts w:ascii="FangSong" w:eastAsia="FangSong" w:hAnsi="FangSong" w:hint="eastAsia"/>
          <w:rPrChange w:id="320" w:author="妺晗 李" w:date="2026-04-07T18:45:00Z" w16du:dateUtc="2026-04-07T10:45:00Z">
            <w:rPr>
              <w:rFonts w:hint="eastAsia"/>
            </w:rPr>
          </w:rPrChange>
        </w:rPr>
        <w:t>上海</w:t>
      </w:r>
      <w:r w:rsidRPr="001A36D6">
        <w:rPr>
          <w:rFonts w:ascii="FangSong" w:eastAsia="FangSong" w:hAnsi="FangSong"/>
          <w:rPrChange w:id="321" w:author="妺晗 李" w:date="2026-04-07T18:45:00Z" w16du:dateUtc="2026-04-07T10:45:00Z">
            <w:rPr/>
          </w:rPrChange>
        </w:rPr>
        <w:t xml:space="preserve">: </w:t>
      </w:r>
      <w:r w:rsidRPr="001A36D6">
        <w:rPr>
          <w:rFonts w:ascii="FangSong" w:eastAsia="FangSong" w:hAnsi="FangSong" w:hint="eastAsia"/>
          <w:rPrChange w:id="322" w:author="妺晗 李" w:date="2026-04-07T18:45:00Z" w16du:dateUtc="2026-04-07T10:45:00Z">
            <w:rPr>
              <w:rFonts w:hint="eastAsia"/>
            </w:rPr>
          </w:rPrChange>
        </w:rPr>
        <w:t>上海古籍出版社</w:t>
      </w:r>
      <w:r w:rsidRPr="001A36D6">
        <w:rPr>
          <w:rFonts w:ascii="FangSong" w:eastAsia="FangSong" w:hAnsi="FangSong"/>
          <w:rPrChange w:id="323" w:author="妺晗 李" w:date="2026-04-07T18:45:00Z" w16du:dateUtc="2026-04-07T10:45:00Z">
            <w:rPr/>
          </w:rPrChange>
        </w:rPr>
        <w:t>, 2016.</w:t>
      </w:r>
    </w:p>
    <w:p w14:paraId="4DF35603" w14:textId="77777777" w:rsidR="005D3173" w:rsidRPr="001A36D6" w:rsidRDefault="009030FF">
      <w:pPr>
        <w:pStyle w:val="af1"/>
        <w:ind w:firstLine="480"/>
        <w:rPr>
          <w:rFonts w:ascii="FangSong" w:eastAsia="FangSong" w:hAnsi="FangSong"/>
          <w:rPrChange w:id="324" w:author="妺晗 李" w:date="2026-04-07T18:45:00Z" w16du:dateUtc="2026-04-07T10:45:00Z">
            <w:rPr/>
          </w:rPrChange>
        </w:rPr>
      </w:pPr>
      <w:r w:rsidRPr="001A36D6">
        <w:rPr>
          <w:rFonts w:ascii="FangSong" w:eastAsia="FangSong" w:hAnsi="FangSong"/>
          <w:rPrChange w:id="325" w:author="妺晗 李" w:date="2026-04-07T18:45:00Z" w16du:dateUtc="2026-04-07T10:45:00Z">
            <w:rPr/>
          </w:rPrChange>
        </w:rPr>
        <w:t>4. [</w:t>
      </w:r>
      <w:r w:rsidRPr="001A36D6">
        <w:rPr>
          <w:rFonts w:ascii="FangSong" w:eastAsia="FangSong" w:hAnsi="FangSong" w:hint="eastAsia"/>
          <w:rPrChange w:id="326" w:author="妺晗 李" w:date="2026-04-07T18:45:00Z" w16du:dateUtc="2026-04-07T10:45:00Z">
            <w:rPr>
              <w:rFonts w:hint="eastAsia"/>
            </w:rPr>
          </w:rPrChange>
        </w:rPr>
        <w:t>清</w:t>
      </w:r>
      <w:r w:rsidRPr="001A36D6">
        <w:rPr>
          <w:rFonts w:ascii="FangSong" w:eastAsia="FangSong" w:hAnsi="FangSong"/>
          <w:rPrChange w:id="327" w:author="妺晗 李" w:date="2026-04-07T18:45:00Z" w16du:dateUtc="2026-04-07T10:45:00Z">
            <w:rPr/>
          </w:rPrChange>
        </w:rPr>
        <w:t>]</w:t>
      </w:r>
      <w:r w:rsidRPr="001A36D6">
        <w:rPr>
          <w:rFonts w:ascii="FangSong" w:eastAsia="FangSong" w:hAnsi="FangSong" w:hint="eastAsia"/>
          <w:rPrChange w:id="328" w:author="妺晗 李" w:date="2026-04-07T18:45:00Z" w16du:dateUtc="2026-04-07T10:45:00Z">
            <w:rPr>
              <w:rFonts w:hint="eastAsia"/>
            </w:rPr>
          </w:rPrChange>
        </w:rPr>
        <w:t>王引之</w:t>
      </w:r>
      <w:r w:rsidRPr="001A36D6">
        <w:rPr>
          <w:rFonts w:ascii="FangSong" w:eastAsia="FangSong" w:hAnsi="FangSong"/>
          <w:rPrChange w:id="329" w:author="妺晗 李" w:date="2026-04-07T18:45:00Z" w16du:dateUtc="2026-04-07T10:45:00Z">
            <w:rPr/>
          </w:rPrChange>
        </w:rPr>
        <w:t xml:space="preserve">. </w:t>
      </w:r>
      <w:r w:rsidRPr="001A36D6">
        <w:rPr>
          <w:rFonts w:ascii="FangSong" w:eastAsia="FangSong" w:hAnsi="FangSong" w:hint="eastAsia"/>
          <w:rPrChange w:id="330" w:author="妺晗 李" w:date="2026-04-07T18:45:00Z" w16du:dateUtc="2026-04-07T10:45:00Z">
            <w:rPr>
              <w:rFonts w:hint="eastAsia"/>
            </w:rPr>
          </w:rPrChange>
        </w:rPr>
        <w:t>经传释词</w:t>
      </w:r>
      <w:r w:rsidRPr="001A36D6">
        <w:rPr>
          <w:rFonts w:ascii="FangSong" w:eastAsia="FangSong" w:hAnsi="FangSong"/>
          <w:rPrChange w:id="331" w:author="妺晗 李" w:date="2026-04-07T18:45:00Z" w16du:dateUtc="2026-04-07T10:45:00Z">
            <w:rPr/>
          </w:rPrChange>
        </w:rPr>
        <w:t xml:space="preserve">[M]. </w:t>
      </w:r>
      <w:r w:rsidRPr="001A36D6">
        <w:rPr>
          <w:rFonts w:ascii="FangSong" w:eastAsia="FangSong" w:hAnsi="FangSong" w:hint="eastAsia"/>
          <w:rPrChange w:id="332" w:author="妺晗 李" w:date="2026-04-07T18:45:00Z" w16du:dateUtc="2026-04-07T10:45:00Z">
            <w:rPr>
              <w:rFonts w:hint="eastAsia"/>
            </w:rPr>
          </w:rPrChange>
        </w:rPr>
        <w:t>上海</w:t>
      </w:r>
      <w:r w:rsidRPr="001A36D6">
        <w:rPr>
          <w:rFonts w:ascii="FangSong" w:eastAsia="FangSong" w:hAnsi="FangSong"/>
          <w:rPrChange w:id="333" w:author="妺晗 李" w:date="2026-04-07T18:45:00Z" w16du:dateUtc="2026-04-07T10:45:00Z">
            <w:rPr/>
          </w:rPrChange>
        </w:rPr>
        <w:t xml:space="preserve">: </w:t>
      </w:r>
      <w:r w:rsidRPr="001A36D6">
        <w:rPr>
          <w:rFonts w:ascii="FangSong" w:eastAsia="FangSong" w:hAnsi="FangSong" w:hint="eastAsia"/>
          <w:rPrChange w:id="334" w:author="妺晗 李" w:date="2026-04-07T18:45:00Z" w16du:dateUtc="2026-04-07T10:45:00Z">
            <w:rPr>
              <w:rFonts w:hint="eastAsia"/>
            </w:rPr>
          </w:rPrChange>
        </w:rPr>
        <w:t>上海古籍出版社</w:t>
      </w:r>
      <w:r w:rsidRPr="001A36D6">
        <w:rPr>
          <w:rFonts w:ascii="FangSong" w:eastAsia="FangSong" w:hAnsi="FangSong"/>
          <w:rPrChange w:id="335" w:author="妺晗 李" w:date="2026-04-07T18:45:00Z" w16du:dateUtc="2026-04-07T10:45:00Z">
            <w:rPr/>
          </w:rPrChange>
        </w:rPr>
        <w:t>, 2020.</w:t>
      </w:r>
    </w:p>
    <w:p w14:paraId="0B37907A" w14:textId="77777777" w:rsidR="005D3173" w:rsidRPr="001A36D6" w:rsidRDefault="009030FF">
      <w:pPr>
        <w:pStyle w:val="af1"/>
        <w:ind w:firstLine="480"/>
        <w:rPr>
          <w:rFonts w:ascii="FangSong" w:eastAsia="FangSong" w:hAnsi="FangSong"/>
          <w:rPrChange w:id="336" w:author="妺晗 李" w:date="2026-04-07T18:45:00Z" w16du:dateUtc="2026-04-07T10:45:00Z">
            <w:rPr/>
          </w:rPrChange>
        </w:rPr>
      </w:pPr>
      <w:r w:rsidRPr="001A36D6">
        <w:rPr>
          <w:rFonts w:ascii="FangSong" w:eastAsia="FangSong" w:hAnsi="FangSong"/>
          <w:rPrChange w:id="337" w:author="妺晗 李" w:date="2026-04-07T18:45:00Z" w16du:dateUtc="2026-04-07T10:45:00Z">
            <w:rPr/>
          </w:rPrChange>
        </w:rPr>
        <w:t xml:space="preserve">5. </w:t>
      </w:r>
      <w:r w:rsidRPr="001A36D6">
        <w:rPr>
          <w:rFonts w:ascii="FangSong" w:eastAsia="FangSong" w:hAnsi="FangSong" w:hint="eastAsia"/>
          <w:rPrChange w:id="338" w:author="妺晗 李" w:date="2026-04-07T18:45:00Z" w16du:dateUtc="2026-04-07T10:45:00Z">
            <w:rPr>
              <w:rFonts w:hint="eastAsia"/>
            </w:rPr>
          </w:rPrChange>
        </w:rPr>
        <w:t>贾楠</w:t>
      </w:r>
      <w:r w:rsidRPr="001A36D6">
        <w:rPr>
          <w:rFonts w:ascii="FangSong" w:eastAsia="FangSong" w:hAnsi="FangSong"/>
          <w:rPrChange w:id="339" w:author="妺晗 李" w:date="2026-04-07T18:45:00Z" w16du:dateUtc="2026-04-07T10:45:00Z">
            <w:rPr/>
          </w:rPrChange>
        </w:rPr>
        <w:t xml:space="preserve">, </w:t>
      </w:r>
      <w:r w:rsidRPr="001A36D6">
        <w:rPr>
          <w:rFonts w:ascii="FangSong" w:eastAsia="FangSong" w:hAnsi="FangSong" w:hint="eastAsia"/>
          <w:rPrChange w:id="340" w:author="妺晗 李" w:date="2026-04-07T18:45:00Z" w16du:dateUtc="2026-04-07T10:45:00Z">
            <w:rPr>
              <w:rFonts w:hint="eastAsia"/>
            </w:rPr>
          </w:rPrChange>
        </w:rPr>
        <w:t>龚蛟腾</w:t>
      </w:r>
      <w:r w:rsidRPr="001A36D6">
        <w:rPr>
          <w:rFonts w:ascii="FangSong" w:eastAsia="FangSong" w:hAnsi="FangSong"/>
          <w:rPrChange w:id="341" w:author="妺晗 李" w:date="2026-04-07T18:45:00Z" w16du:dateUtc="2026-04-07T10:45:00Z">
            <w:rPr/>
          </w:rPrChange>
        </w:rPr>
        <w:t xml:space="preserve">. </w:t>
      </w:r>
      <w:r w:rsidRPr="001A36D6">
        <w:rPr>
          <w:rFonts w:ascii="FangSong" w:eastAsia="FangSong" w:hAnsi="FangSong" w:hint="eastAsia"/>
          <w:rPrChange w:id="342" w:author="妺晗 李" w:date="2026-04-07T18:45:00Z" w16du:dateUtc="2026-04-07T10:45:00Z">
            <w:rPr>
              <w:rFonts w:hint="eastAsia"/>
            </w:rPr>
          </w:rPrChange>
        </w:rPr>
        <w:t>数字人文视域下古籍研究进展及趋势探析</w:t>
      </w:r>
      <w:r w:rsidRPr="001A36D6">
        <w:rPr>
          <w:rFonts w:ascii="FangSong" w:eastAsia="FangSong" w:hAnsi="FangSong"/>
          <w:rPrChange w:id="343" w:author="妺晗 李" w:date="2026-04-07T18:45:00Z" w16du:dateUtc="2026-04-07T10:45:00Z">
            <w:rPr/>
          </w:rPrChange>
        </w:rPr>
        <w:t xml:space="preserve">[J]. </w:t>
      </w:r>
      <w:r w:rsidRPr="001A36D6">
        <w:rPr>
          <w:rFonts w:ascii="FangSong" w:eastAsia="FangSong" w:hAnsi="FangSong" w:hint="eastAsia"/>
          <w:rPrChange w:id="344" w:author="妺晗 李" w:date="2026-04-07T18:45:00Z" w16du:dateUtc="2026-04-07T10:45:00Z">
            <w:rPr>
              <w:rFonts w:hint="eastAsia"/>
            </w:rPr>
          </w:rPrChange>
        </w:rPr>
        <w:t>图书馆研究与工作</w:t>
      </w:r>
      <w:r w:rsidRPr="001A36D6">
        <w:rPr>
          <w:rFonts w:ascii="FangSong" w:eastAsia="FangSong" w:hAnsi="FangSong"/>
          <w:rPrChange w:id="345" w:author="妺晗 李" w:date="2026-04-07T18:45:00Z" w16du:dateUtc="2026-04-07T10:45:00Z">
            <w:rPr/>
          </w:rPrChange>
        </w:rPr>
        <w:t>, 2023(4).</w:t>
      </w:r>
    </w:p>
    <w:p w14:paraId="6DAE548F" w14:textId="77777777" w:rsidR="005D3173" w:rsidRPr="001A36D6" w:rsidRDefault="009030FF">
      <w:pPr>
        <w:pStyle w:val="af1"/>
        <w:ind w:firstLine="480"/>
        <w:rPr>
          <w:rFonts w:ascii="FangSong" w:eastAsia="FangSong" w:hAnsi="FangSong"/>
          <w:rPrChange w:id="346" w:author="妺晗 李" w:date="2026-04-07T18:45:00Z" w16du:dateUtc="2026-04-07T10:45:00Z">
            <w:rPr/>
          </w:rPrChange>
        </w:rPr>
      </w:pPr>
      <w:r w:rsidRPr="001A36D6">
        <w:rPr>
          <w:rFonts w:ascii="FangSong" w:eastAsia="FangSong" w:hAnsi="FangSong"/>
          <w:rPrChange w:id="347" w:author="妺晗 李" w:date="2026-04-07T18:45:00Z" w16du:dateUtc="2026-04-07T10:45:00Z">
            <w:rPr/>
          </w:rPrChange>
        </w:rPr>
        <w:t xml:space="preserve">6. </w:t>
      </w:r>
      <w:r w:rsidRPr="001A36D6">
        <w:rPr>
          <w:rFonts w:ascii="FangSong" w:eastAsia="FangSong" w:hAnsi="FangSong" w:hint="eastAsia"/>
          <w:rPrChange w:id="348" w:author="妺晗 李" w:date="2026-04-07T18:45:00Z" w16du:dateUtc="2026-04-07T10:45:00Z">
            <w:rPr>
              <w:rFonts w:hint="eastAsia"/>
            </w:rPr>
          </w:rPrChange>
        </w:rPr>
        <w:t>王军</w:t>
      </w:r>
      <w:r w:rsidRPr="001A36D6">
        <w:rPr>
          <w:rFonts w:ascii="FangSong" w:eastAsia="FangSong" w:hAnsi="FangSong"/>
          <w:rPrChange w:id="349" w:author="妺晗 李" w:date="2026-04-07T18:45:00Z" w16du:dateUtc="2026-04-07T10:45:00Z">
            <w:rPr/>
          </w:rPrChange>
        </w:rPr>
        <w:t xml:space="preserve">. </w:t>
      </w:r>
      <w:r w:rsidRPr="001A36D6">
        <w:rPr>
          <w:rFonts w:ascii="FangSong" w:eastAsia="FangSong" w:hAnsi="FangSong" w:hint="eastAsia"/>
          <w:rPrChange w:id="350" w:author="妺晗 李" w:date="2026-04-07T18:45:00Z" w16du:dateUtc="2026-04-07T10:45:00Z">
            <w:rPr>
              <w:rFonts w:hint="eastAsia"/>
            </w:rPr>
          </w:rPrChange>
        </w:rPr>
        <w:t>系列笔谈之一：智能时代古典文献学的机遇与挑战</w:t>
      </w:r>
      <w:r w:rsidRPr="001A36D6">
        <w:rPr>
          <w:rFonts w:ascii="FangSong" w:eastAsia="FangSong" w:hAnsi="FangSong"/>
          <w:rPrChange w:id="351" w:author="妺晗 李" w:date="2026-04-07T18:45:00Z" w16du:dateUtc="2026-04-07T10:45:00Z">
            <w:rPr/>
          </w:rPrChange>
        </w:rPr>
        <w:t xml:space="preserve">[J]. </w:t>
      </w:r>
      <w:r w:rsidRPr="001A36D6">
        <w:rPr>
          <w:rFonts w:ascii="FangSong" w:eastAsia="FangSong" w:hAnsi="FangSong" w:hint="eastAsia"/>
          <w:rPrChange w:id="352" w:author="妺晗 李" w:date="2026-04-07T18:45:00Z" w16du:dateUtc="2026-04-07T10:45:00Z">
            <w:rPr>
              <w:rFonts w:hint="eastAsia"/>
            </w:rPr>
          </w:rPrChange>
        </w:rPr>
        <w:t>数字人文</w:t>
      </w:r>
      <w:r w:rsidRPr="001A36D6">
        <w:rPr>
          <w:rFonts w:ascii="FangSong" w:eastAsia="FangSong" w:hAnsi="FangSong"/>
          <w:rPrChange w:id="353" w:author="妺晗 李" w:date="2026-04-07T18:45:00Z" w16du:dateUtc="2026-04-07T10:45:00Z">
            <w:rPr/>
          </w:rPrChange>
        </w:rPr>
        <w:t>, 2022(2).</w:t>
      </w:r>
    </w:p>
    <w:p w14:paraId="53EEF3A6" w14:textId="77777777" w:rsidR="005D3173" w:rsidRPr="001A36D6" w:rsidRDefault="009030FF">
      <w:pPr>
        <w:pStyle w:val="af1"/>
        <w:ind w:firstLine="480"/>
        <w:rPr>
          <w:rFonts w:ascii="FangSong" w:eastAsia="FangSong" w:hAnsi="FangSong"/>
          <w:rPrChange w:id="354" w:author="妺晗 李" w:date="2026-04-07T18:45:00Z" w16du:dateUtc="2026-04-07T10:45:00Z">
            <w:rPr/>
          </w:rPrChange>
        </w:rPr>
      </w:pPr>
      <w:r w:rsidRPr="001A36D6">
        <w:rPr>
          <w:rFonts w:ascii="FangSong" w:eastAsia="FangSong" w:hAnsi="FangSong"/>
          <w:rPrChange w:id="355" w:author="妺晗 李" w:date="2026-04-07T18:45:00Z" w16du:dateUtc="2026-04-07T10:45:00Z">
            <w:rPr/>
          </w:rPrChange>
        </w:rPr>
        <w:t xml:space="preserve">7. </w:t>
      </w:r>
      <w:r w:rsidRPr="001A36D6">
        <w:rPr>
          <w:rFonts w:ascii="FangSong" w:eastAsia="FangSong" w:hAnsi="FangSong" w:hint="eastAsia"/>
          <w:rPrChange w:id="356" w:author="妺晗 李" w:date="2026-04-07T18:45:00Z" w16du:dateUtc="2026-04-07T10:45:00Z">
            <w:rPr>
              <w:rFonts w:hint="eastAsia"/>
            </w:rPr>
          </w:rPrChange>
        </w:rPr>
        <w:t>杨浩</w:t>
      </w:r>
      <w:r w:rsidRPr="001A36D6">
        <w:rPr>
          <w:rFonts w:ascii="FangSong" w:eastAsia="FangSong" w:hAnsi="FangSong"/>
          <w:rPrChange w:id="357" w:author="妺晗 李" w:date="2026-04-07T18:45:00Z" w16du:dateUtc="2026-04-07T10:45:00Z">
            <w:rPr/>
          </w:rPrChange>
        </w:rPr>
        <w:t xml:space="preserve">. </w:t>
      </w:r>
      <w:r w:rsidRPr="001A36D6">
        <w:rPr>
          <w:rFonts w:ascii="FangSong" w:eastAsia="FangSong" w:hAnsi="FangSong" w:hint="eastAsia"/>
          <w:rPrChange w:id="358" w:author="妺晗 李" w:date="2026-04-07T18:45:00Z" w16du:dateUtc="2026-04-07T10:45:00Z">
            <w:rPr>
              <w:rFonts w:hint="eastAsia"/>
            </w:rPr>
          </w:rPrChange>
        </w:rPr>
        <w:t>数智时代古典文献数字人文研究的三种模式</w:t>
      </w:r>
      <w:r w:rsidRPr="001A36D6">
        <w:rPr>
          <w:rFonts w:ascii="FangSong" w:eastAsia="FangSong" w:hAnsi="FangSong"/>
          <w:rPrChange w:id="359" w:author="妺晗 李" w:date="2026-04-07T18:45:00Z" w16du:dateUtc="2026-04-07T10:45:00Z">
            <w:rPr/>
          </w:rPrChange>
        </w:rPr>
        <w:t>[A]//</w:t>
      </w:r>
      <w:r w:rsidRPr="001A36D6">
        <w:rPr>
          <w:rFonts w:ascii="FangSong" w:eastAsia="FangSong" w:hAnsi="FangSong" w:hint="eastAsia"/>
          <w:rPrChange w:id="360" w:author="妺晗 李" w:date="2026-04-07T18:45:00Z" w16du:dateUtc="2026-04-07T10:45:00Z">
            <w:rPr>
              <w:rFonts w:hint="eastAsia"/>
            </w:rPr>
          </w:rPrChange>
        </w:rPr>
        <w:t>杜晓勤</w:t>
      </w:r>
      <w:r w:rsidRPr="001A36D6">
        <w:rPr>
          <w:rFonts w:ascii="FangSong" w:eastAsia="FangSong" w:hAnsi="FangSong"/>
          <w:rPrChange w:id="361" w:author="妺晗 李" w:date="2026-04-07T18:45:00Z" w16du:dateUtc="2026-04-07T10:45:00Z">
            <w:rPr/>
          </w:rPrChange>
        </w:rPr>
        <w:t xml:space="preserve"> </w:t>
      </w:r>
      <w:r w:rsidRPr="001A36D6">
        <w:rPr>
          <w:rFonts w:ascii="FangSong" w:eastAsia="FangSong" w:hAnsi="FangSong" w:hint="eastAsia"/>
          <w:rPrChange w:id="362" w:author="妺晗 李" w:date="2026-04-07T18:45:00Z" w16du:dateUtc="2026-04-07T10:45:00Z">
            <w:rPr>
              <w:rFonts w:hint="eastAsia"/>
            </w:rPr>
          </w:rPrChange>
        </w:rPr>
        <w:t>主编</w:t>
      </w:r>
      <w:r w:rsidRPr="001A36D6">
        <w:rPr>
          <w:rFonts w:ascii="FangSong" w:eastAsia="FangSong" w:hAnsi="FangSong"/>
          <w:rPrChange w:id="363" w:author="妺晗 李" w:date="2026-04-07T18:45:00Z" w16du:dateUtc="2026-04-07T10:45:00Z">
            <w:rPr/>
          </w:rPrChange>
        </w:rPr>
        <w:t xml:space="preserve">. </w:t>
      </w:r>
      <w:r w:rsidRPr="001A36D6">
        <w:rPr>
          <w:rFonts w:ascii="FangSong" w:eastAsia="FangSong" w:hAnsi="FangSong" w:hint="eastAsia"/>
          <w:rPrChange w:id="364" w:author="妺晗 李" w:date="2026-04-07T18:45:00Z" w16du:dateUtc="2026-04-07T10:45:00Z">
            <w:rPr>
              <w:rFonts w:hint="eastAsia"/>
            </w:rPr>
          </w:rPrChange>
        </w:rPr>
        <w:t>中国古典学</w:t>
      </w:r>
      <w:r w:rsidRPr="001A36D6">
        <w:rPr>
          <w:rFonts w:ascii="FangSong" w:eastAsia="FangSong" w:hAnsi="FangSong"/>
          <w:rPrChange w:id="365" w:author="妺晗 李" w:date="2026-04-07T18:45:00Z" w16du:dateUtc="2026-04-07T10:45:00Z">
            <w:rPr/>
          </w:rPrChange>
        </w:rPr>
        <w:t xml:space="preserve">: </w:t>
      </w:r>
      <w:r w:rsidRPr="001A36D6">
        <w:rPr>
          <w:rFonts w:ascii="FangSong" w:eastAsia="FangSong" w:hAnsi="FangSong" w:hint="eastAsia"/>
          <w:rPrChange w:id="366" w:author="妺晗 李" w:date="2026-04-07T18:45:00Z" w16du:dateUtc="2026-04-07T10:45:00Z">
            <w:rPr>
              <w:rFonts w:hint="eastAsia"/>
            </w:rPr>
          </w:rPrChange>
        </w:rPr>
        <w:t>第</w:t>
      </w:r>
      <w:r w:rsidRPr="001A36D6">
        <w:rPr>
          <w:rFonts w:ascii="FangSong" w:eastAsia="FangSong" w:hAnsi="FangSong"/>
          <w:rPrChange w:id="367" w:author="妺晗 李" w:date="2026-04-07T18:45:00Z" w16du:dateUtc="2026-04-07T10:45:00Z">
            <w:rPr/>
          </w:rPrChange>
        </w:rPr>
        <w:t>7</w:t>
      </w:r>
      <w:r w:rsidRPr="001A36D6">
        <w:rPr>
          <w:rFonts w:ascii="FangSong" w:eastAsia="FangSong" w:hAnsi="FangSong" w:hint="eastAsia"/>
          <w:rPrChange w:id="368" w:author="妺晗 李" w:date="2026-04-07T18:45:00Z" w16du:dateUtc="2026-04-07T10:45:00Z">
            <w:rPr>
              <w:rFonts w:hint="eastAsia"/>
            </w:rPr>
          </w:rPrChange>
        </w:rPr>
        <w:t>卷</w:t>
      </w:r>
      <w:r w:rsidRPr="001A36D6">
        <w:rPr>
          <w:rFonts w:ascii="FangSong" w:eastAsia="FangSong" w:hAnsi="FangSong"/>
          <w:rPrChange w:id="369" w:author="妺晗 李" w:date="2026-04-07T18:45:00Z" w16du:dateUtc="2026-04-07T10:45:00Z">
            <w:rPr/>
          </w:rPrChange>
        </w:rPr>
        <w:t xml:space="preserve">[C]. </w:t>
      </w:r>
      <w:r w:rsidRPr="001A36D6">
        <w:rPr>
          <w:rFonts w:ascii="FangSong" w:eastAsia="FangSong" w:hAnsi="FangSong" w:hint="eastAsia"/>
          <w:rPrChange w:id="370" w:author="妺晗 李" w:date="2026-04-07T18:45:00Z" w16du:dateUtc="2026-04-07T10:45:00Z">
            <w:rPr>
              <w:rFonts w:hint="eastAsia"/>
            </w:rPr>
          </w:rPrChange>
        </w:rPr>
        <w:t>北京</w:t>
      </w:r>
      <w:r w:rsidRPr="001A36D6">
        <w:rPr>
          <w:rFonts w:ascii="FangSong" w:eastAsia="FangSong" w:hAnsi="FangSong"/>
          <w:rPrChange w:id="371" w:author="妺晗 李" w:date="2026-04-07T18:45:00Z" w16du:dateUtc="2026-04-07T10:45:00Z">
            <w:rPr/>
          </w:rPrChange>
        </w:rPr>
        <w:t xml:space="preserve">: </w:t>
      </w:r>
      <w:r w:rsidRPr="001A36D6">
        <w:rPr>
          <w:rFonts w:ascii="FangSong" w:eastAsia="FangSong" w:hAnsi="FangSong" w:hint="eastAsia"/>
          <w:rPrChange w:id="372" w:author="妺晗 李" w:date="2026-04-07T18:45:00Z" w16du:dateUtc="2026-04-07T10:45:00Z">
            <w:rPr>
              <w:rFonts w:hint="eastAsia"/>
            </w:rPr>
          </w:rPrChange>
        </w:rPr>
        <w:t>北京大学出版社</w:t>
      </w:r>
      <w:r w:rsidRPr="001A36D6">
        <w:rPr>
          <w:rFonts w:ascii="FangSong" w:eastAsia="FangSong" w:hAnsi="FangSong"/>
          <w:rPrChange w:id="373" w:author="妺晗 李" w:date="2026-04-07T18:45:00Z" w16du:dateUtc="2026-04-07T10:45:00Z">
            <w:rPr/>
          </w:rPrChange>
        </w:rPr>
        <w:t>, 2025.</w:t>
      </w:r>
    </w:p>
    <w:p w14:paraId="11061155" w14:textId="77777777" w:rsidR="005D3173" w:rsidRPr="001A36D6" w:rsidRDefault="009030FF">
      <w:pPr>
        <w:pStyle w:val="af1"/>
        <w:ind w:firstLine="480"/>
        <w:rPr>
          <w:rFonts w:ascii="FangSong" w:eastAsia="FangSong" w:hAnsi="FangSong"/>
          <w:rPrChange w:id="374" w:author="妺晗 李" w:date="2026-04-07T18:45:00Z" w16du:dateUtc="2026-04-07T10:45:00Z">
            <w:rPr/>
          </w:rPrChange>
        </w:rPr>
      </w:pPr>
      <w:r w:rsidRPr="001A36D6">
        <w:rPr>
          <w:rFonts w:ascii="FangSong" w:eastAsia="FangSong" w:hAnsi="FangSong"/>
          <w:rPrChange w:id="375" w:author="妺晗 李" w:date="2026-04-07T18:45:00Z" w16du:dateUtc="2026-04-07T10:45:00Z">
            <w:rPr/>
          </w:rPrChange>
        </w:rPr>
        <w:t xml:space="preserve">8. </w:t>
      </w:r>
      <w:r w:rsidRPr="001A36D6">
        <w:rPr>
          <w:rFonts w:ascii="FangSong" w:eastAsia="FangSong" w:hAnsi="FangSong" w:hint="eastAsia"/>
          <w:rPrChange w:id="376" w:author="妺晗 李" w:date="2026-04-07T18:45:00Z" w16du:dateUtc="2026-04-07T10:45:00Z">
            <w:rPr>
              <w:rFonts w:hint="eastAsia"/>
            </w:rPr>
          </w:rPrChange>
        </w:rPr>
        <w:t>沈小妮</w:t>
      </w:r>
      <w:r w:rsidRPr="001A36D6">
        <w:rPr>
          <w:rFonts w:ascii="FangSong" w:eastAsia="FangSong" w:hAnsi="FangSong"/>
          <w:rPrChange w:id="377" w:author="妺晗 李" w:date="2026-04-07T18:45:00Z" w16du:dateUtc="2026-04-07T10:45:00Z">
            <w:rPr/>
          </w:rPrChange>
        </w:rPr>
        <w:t xml:space="preserve">, </w:t>
      </w:r>
      <w:r w:rsidRPr="001A36D6">
        <w:rPr>
          <w:rFonts w:ascii="FangSong" w:eastAsia="FangSong" w:hAnsi="FangSong" w:hint="eastAsia"/>
          <w:rPrChange w:id="378" w:author="妺晗 李" w:date="2026-04-07T18:45:00Z" w16du:dateUtc="2026-04-07T10:45:00Z">
            <w:rPr>
              <w:rFonts w:hint="eastAsia"/>
            </w:rPr>
          </w:rPrChange>
        </w:rPr>
        <w:t>彭炜明</w:t>
      </w:r>
      <w:r w:rsidRPr="001A36D6">
        <w:rPr>
          <w:rFonts w:ascii="FangSong" w:eastAsia="FangSong" w:hAnsi="FangSong"/>
          <w:rPrChange w:id="379" w:author="妺晗 李" w:date="2026-04-07T18:45:00Z" w16du:dateUtc="2026-04-07T10:45:00Z">
            <w:rPr/>
          </w:rPrChange>
        </w:rPr>
        <w:t xml:space="preserve">, </w:t>
      </w:r>
      <w:r w:rsidRPr="001A36D6">
        <w:rPr>
          <w:rFonts w:ascii="FangSong" w:eastAsia="FangSong" w:hAnsi="FangSong" w:hint="eastAsia"/>
          <w:rPrChange w:id="380" w:author="妺晗 李" w:date="2026-04-07T18:45:00Z" w16du:dateUtc="2026-04-07T10:45:00Z">
            <w:rPr>
              <w:rFonts w:hint="eastAsia"/>
            </w:rPr>
          </w:rPrChange>
        </w:rPr>
        <w:t>胡佳佳</w:t>
      </w:r>
      <w:r w:rsidRPr="001A36D6">
        <w:rPr>
          <w:rFonts w:ascii="FangSong" w:eastAsia="FangSong" w:hAnsi="FangSong"/>
          <w:rPrChange w:id="381" w:author="妺晗 李" w:date="2026-04-07T18:45:00Z" w16du:dateUtc="2026-04-07T10:45:00Z">
            <w:rPr/>
          </w:rPrChange>
        </w:rPr>
        <w:t xml:space="preserve">. </w:t>
      </w:r>
      <w:r w:rsidRPr="001A36D6">
        <w:rPr>
          <w:rFonts w:ascii="FangSong" w:eastAsia="FangSong" w:hAnsi="FangSong" w:hint="eastAsia"/>
          <w:rPrChange w:id="382" w:author="妺晗 李" w:date="2026-04-07T18:45:00Z" w16du:dateUtc="2026-04-07T10:45:00Z">
            <w:rPr>
              <w:rFonts w:hint="eastAsia"/>
            </w:rPr>
          </w:rPrChange>
        </w:rPr>
        <w:t>段玉裁《说文解字注》知识库的构建与应用</w:t>
      </w:r>
      <w:r w:rsidRPr="001A36D6">
        <w:rPr>
          <w:rFonts w:ascii="FangSong" w:eastAsia="FangSong" w:hAnsi="FangSong"/>
          <w:rPrChange w:id="383" w:author="妺晗 李" w:date="2026-04-07T18:45:00Z" w16du:dateUtc="2026-04-07T10:45:00Z">
            <w:rPr/>
          </w:rPrChange>
        </w:rPr>
        <w:t xml:space="preserve">[J]. </w:t>
      </w:r>
      <w:r w:rsidRPr="001A36D6">
        <w:rPr>
          <w:rFonts w:ascii="FangSong" w:eastAsia="FangSong" w:hAnsi="FangSong" w:hint="eastAsia"/>
          <w:rPrChange w:id="384" w:author="妺晗 李" w:date="2026-04-07T18:45:00Z" w16du:dateUtc="2026-04-07T10:45:00Z">
            <w:rPr>
              <w:rFonts w:hint="eastAsia"/>
            </w:rPr>
          </w:rPrChange>
        </w:rPr>
        <w:t>数字人文研究</w:t>
      </w:r>
      <w:r w:rsidRPr="001A36D6">
        <w:rPr>
          <w:rFonts w:ascii="FangSong" w:eastAsia="FangSong" w:hAnsi="FangSong"/>
          <w:rPrChange w:id="385" w:author="妺晗 李" w:date="2026-04-07T18:45:00Z" w16du:dateUtc="2026-04-07T10:45:00Z">
            <w:rPr/>
          </w:rPrChange>
        </w:rPr>
        <w:t>, 2025, 5(4).</w:t>
      </w:r>
    </w:p>
    <w:p w14:paraId="30D39E2E" w14:textId="77777777" w:rsidR="005D3173" w:rsidRPr="001A36D6" w:rsidRDefault="009030FF">
      <w:pPr>
        <w:pStyle w:val="af1"/>
        <w:ind w:firstLine="480"/>
        <w:rPr>
          <w:rFonts w:ascii="FangSong" w:eastAsia="FangSong" w:hAnsi="FangSong"/>
          <w:rPrChange w:id="386" w:author="妺晗 李" w:date="2026-04-07T18:45:00Z" w16du:dateUtc="2026-04-07T10:45:00Z">
            <w:rPr/>
          </w:rPrChange>
        </w:rPr>
      </w:pPr>
      <w:r w:rsidRPr="001A36D6">
        <w:rPr>
          <w:rFonts w:ascii="FangSong" w:eastAsia="FangSong" w:hAnsi="FangSong"/>
          <w:rPrChange w:id="387" w:author="妺晗 李" w:date="2026-04-07T18:45:00Z" w16du:dateUtc="2026-04-07T10:45:00Z">
            <w:rPr/>
          </w:rPrChange>
        </w:rPr>
        <w:t xml:space="preserve">9. </w:t>
      </w:r>
      <w:r w:rsidRPr="001A36D6">
        <w:rPr>
          <w:rFonts w:ascii="FangSong" w:eastAsia="FangSong" w:hAnsi="FangSong" w:hint="eastAsia"/>
          <w:rPrChange w:id="388" w:author="妺晗 李" w:date="2026-04-07T18:45:00Z" w16du:dateUtc="2026-04-07T10:45:00Z">
            <w:rPr>
              <w:rFonts w:hint="eastAsia"/>
            </w:rPr>
          </w:rPrChange>
        </w:rPr>
        <w:t>王宁</w:t>
      </w:r>
      <w:r w:rsidRPr="001A36D6">
        <w:rPr>
          <w:rFonts w:ascii="FangSong" w:eastAsia="FangSong" w:hAnsi="FangSong"/>
          <w:rPrChange w:id="389" w:author="妺晗 李" w:date="2026-04-07T18:45:00Z" w16du:dateUtc="2026-04-07T10:45:00Z">
            <w:rPr/>
          </w:rPrChange>
        </w:rPr>
        <w:t xml:space="preserve">. </w:t>
      </w:r>
      <w:r w:rsidRPr="001A36D6">
        <w:rPr>
          <w:rFonts w:ascii="FangSong" w:eastAsia="FangSong" w:hAnsi="FangSong" w:hint="eastAsia"/>
          <w:rPrChange w:id="390" w:author="妺晗 李" w:date="2026-04-07T18:45:00Z" w16du:dateUtc="2026-04-07T10:45:00Z">
            <w:rPr>
              <w:rFonts w:hint="eastAsia"/>
            </w:rPr>
          </w:rPrChange>
        </w:rPr>
        <w:t>训诂学原理</w:t>
      </w:r>
      <w:r w:rsidRPr="001A36D6">
        <w:rPr>
          <w:rFonts w:ascii="FangSong" w:eastAsia="FangSong" w:hAnsi="FangSong"/>
          <w:rPrChange w:id="391" w:author="妺晗 李" w:date="2026-04-07T18:45:00Z" w16du:dateUtc="2026-04-07T10:45:00Z">
            <w:rPr/>
          </w:rPrChange>
        </w:rPr>
        <w:t xml:space="preserve">[M]. </w:t>
      </w:r>
      <w:r w:rsidRPr="001A36D6">
        <w:rPr>
          <w:rFonts w:ascii="FangSong" w:eastAsia="FangSong" w:hAnsi="FangSong" w:hint="eastAsia"/>
          <w:rPrChange w:id="392" w:author="妺晗 李" w:date="2026-04-07T18:45:00Z" w16du:dateUtc="2026-04-07T10:45:00Z">
            <w:rPr>
              <w:rFonts w:hint="eastAsia"/>
            </w:rPr>
          </w:rPrChange>
        </w:rPr>
        <w:t>北京</w:t>
      </w:r>
      <w:r w:rsidRPr="001A36D6">
        <w:rPr>
          <w:rFonts w:ascii="FangSong" w:eastAsia="FangSong" w:hAnsi="FangSong"/>
          <w:rPrChange w:id="393" w:author="妺晗 李" w:date="2026-04-07T18:45:00Z" w16du:dateUtc="2026-04-07T10:45:00Z">
            <w:rPr/>
          </w:rPrChange>
        </w:rPr>
        <w:t xml:space="preserve">: </w:t>
      </w:r>
      <w:r w:rsidRPr="001A36D6">
        <w:rPr>
          <w:rFonts w:ascii="FangSong" w:eastAsia="FangSong" w:hAnsi="FangSong" w:hint="eastAsia"/>
          <w:rPrChange w:id="394" w:author="妺晗 李" w:date="2026-04-07T18:45:00Z" w16du:dateUtc="2026-04-07T10:45:00Z">
            <w:rPr>
              <w:rFonts w:hint="eastAsia"/>
            </w:rPr>
          </w:rPrChange>
        </w:rPr>
        <w:t>中国国际广播出版社</w:t>
      </w:r>
      <w:r w:rsidRPr="001A36D6">
        <w:rPr>
          <w:rFonts w:ascii="FangSong" w:eastAsia="FangSong" w:hAnsi="FangSong"/>
          <w:rPrChange w:id="395" w:author="妺晗 李" w:date="2026-04-07T18:45:00Z" w16du:dateUtc="2026-04-07T10:45:00Z">
            <w:rPr/>
          </w:rPrChange>
        </w:rPr>
        <w:t>, 1996.</w:t>
      </w:r>
    </w:p>
    <w:p w14:paraId="41681C4F" w14:textId="77777777" w:rsidR="005D3173" w:rsidRPr="001A36D6" w:rsidRDefault="009030FF">
      <w:pPr>
        <w:pStyle w:val="af1"/>
        <w:ind w:firstLine="480"/>
        <w:rPr>
          <w:rFonts w:ascii="FangSong" w:eastAsia="FangSong" w:hAnsi="FangSong"/>
          <w:rPrChange w:id="396" w:author="妺晗 李" w:date="2026-04-07T18:45:00Z" w16du:dateUtc="2026-04-07T10:45:00Z">
            <w:rPr/>
          </w:rPrChange>
        </w:rPr>
      </w:pPr>
      <w:r w:rsidRPr="001A36D6">
        <w:rPr>
          <w:rFonts w:ascii="FangSong" w:eastAsia="FangSong" w:hAnsi="FangSong"/>
          <w:rPrChange w:id="397" w:author="妺晗 李" w:date="2026-04-07T18:45:00Z" w16du:dateUtc="2026-04-07T10:45:00Z">
            <w:rPr/>
          </w:rPrChange>
        </w:rPr>
        <w:lastRenderedPageBreak/>
        <w:t xml:space="preserve">10. </w:t>
      </w:r>
      <w:r w:rsidRPr="001A36D6">
        <w:rPr>
          <w:rFonts w:ascii="FangSong" w:eastAsia="FangSong" w:hAnsi="FangSong" w:hint="eastAsia"/>
          <w:rPrChange w:id="398" w:author="妺晗 李" w:date="2026-04-07T18:45:00Z" w16du:dateUtc="2026-04-07T10:45:00Z">
            <w:rPr>
              <w:rFonts w:hint="eastAsia"/>
            </w:rPr>
          </w:rPrChange>
        </w:rPr>
        <w:t>符渝</w:t>
      </w:r>
      <w:r w:rsidRPr="001A36D6">
        <w:rPr>
          <w:rFonts w:ascii="FangSong" w:eastAsia="FangSong" w:hAnsi="FangSong"/>
          <w:rPrChange w:id="399" w:author="妺晗 李" w:date="2026-04-07T18:45:00Z" w16du:dateUtc="2026-04-07T10:45:00Z">
            <w:rPr/>
          </w:rPrChange>
        </w:rPr>
        <w:t xml:space="preserve">, </w:t>
      </w:r>
      <w:r w:rsidRPr="001A36D6">
        <w:rPr>
          <w:rFonts w:ascii="FangSong" w:eastAsia="FangSong" w:hAnsi="FangSong" w:hint="eastAsia"/>
          <w:rPrChange w:id="400" w:author="妺晗 李" w:date="2026-04-07T18:45:00Z" w16du:dateUtc="2026-04-07T10:45:00Z">
            <w:rPr>
              <w:rFonts w:hint="eastAsia"/>
            </w:rPr>
          </w:rPrChange>
        </w:rPr>
        <w:t>齐元涛</w:t>
      </w:r>
      <w:r w:rsidRPr="001A36D6">
        <w:rPr>
          <w:rFonts w:ascii="FangSong" w:eastAsia="FangSong" w:hAnsi="FangSong"/>
          <w:rPrChange w:id="401" w:author="妺晗 李" w:date="2026-04-07T18:45:00Z" w16du:dateUtc="2026-04-07T10:45:00Z">
            <w:rPr/>
          </w:rPrChange>
        </w:rPr>
        <w:t xml:space="preserve">. </w:t>
      </w:r>
      <w:r w:rsidRPr="001A36D6">
        <w:rPr>
          <w:rFonts w:ascii="FangSong" w:eastAsia="FangSong" w:hAnsi="FangSong" w:hint="eastAsia"/>
          <w:rPrChange w:id="402" w:author="妺晗 李" w:date="2026-04-07T18:45:00Z" w16du:dateUtc="2026-04-07T10:45:00Z">
            <w:rPr>
              <w:rFonts w:hint="eastAsia"/>
            </w:rPr>
          </w:rPrChange>
        </w:rPr>
        <w:t>论字词考据的效度</w:t>
      </w:r>
      <w:r w:rsidRPr="001A36D6">
        <w:rPr>
          <w:rFonts w:ascii="FangSong" w:eastAsia="FangSong" w:hAnsi="FangSong"/>
          <w:rPrChange w:id="403" w:author="妺晗 李" w:date="2026-04-07T18:45:00Z" w16du:dateUtc="2026-04-07T10:45:00Z">
            <w:rPr/>
          </w:rPrChange>
        </w:rPr>
        <w:t xml:space="preserve">: </w:t>
      </w:r>
      <w:r w:rsidRPr="001A36D6">
        <w:rPr>
          <w:rFonts w:ascii="FangSong" w:eastAsia="FangSong" w:hAnsi="FangSong" w:hint="eastAsia"/>
          <w:rPrChange w:id="404" w:author="妺晗 李" w:date="2026-04-07T18:45:00Z" w16du:dateUtc="2026-04-07T10:45:00Z">
            <w:rPr>
              <w:rFonts w:hint="eastAsia"/>
            </w:rPr>
          </w:rPrChange>
        </w:rPr>
        <w:t>以清人考据笔记为例</w:t>
      </w:r>
      <w:r w:rsidRPr="001A36D6">
        <w:rPr>
          <w:rFonts w:ascii="FangSong" w:eastAsia="FangSong" w:hAnsi="FangSong"/>
          <w:rPrChange w:id="405" w:author="妺晗 李" w:date="2026-04-07T18:45:00Z" w16du:dateUtc="2026-04-07T10:45:00Z">
            <w:rPr/>
          </w:rPrChange>
        </w:rPr>
        <w:t xml:space="preserve">[J]. </w:t>
      </w:r>
      <w:r w:rsidRPr="001A36D6">
        <w:rPr>
          <w:rFonts w:ascii="FangSong" w:eastAsia="FangSong" w:hAnsi="FangSong" w:hint="eastAsia"/>
          <w:rPrChange w:id="406" w:author="妺晗 李" w:date="2026-04-07T18:45:00Z" w16du:dateUtc="2026-04-07T10:45:00Z">
            <w:rPr>
              <w:rFonts w:hint="eastAsia"/>
            </w:rPr>
          </w:rPrChange>
        </w:rPr>
        <w:t>北京师范大学学报</w:t>
      </w:r>
      <w:r w:rsidRPr="001A36D6">
        <w:rPr>
          <w:rFonts w:ascii="FangSong" w:eastAsia="FangSong" w:hAnsi="FangSong"/>
          <w:rPrChange w:id="407" w:author="妺晗 李" w:date="2026-04-07T18:45:00Z" w16du:dateUtc="2026-04-07T10:45:00Z">
            <w:rPr/>
          </w:rPrChange>
        </w:rPr>
        <w:t>(</w:t>
      </w:r>
      <w:r w:rsidRPr="001A36D6">
        <w:rPr>
          <w:rFonts w:ascii="FangSong" w:eastAsia="FangSong" w:hAnsi="FangSong" w:hint="eastAsia"/>
          <w:rPrChange w:id="408" w:author="妺晗 李" w:date="2026-04-07T18:45:00Z" w16du:dateUtc="2026-04-07T10:45:00Z">
            <w:rPr>
              <w:rFonts w:hint="eastAsia"/>
            </w:rPr>
          </w:rPrChange>
        </w:rPr>
        <w:t>社会科学版</w:t>
      </w:r>
      <w:r w:rsidRPr="001A36D6">
        <w:rPr>
          <w:rFonts w:ascii="FangSong" w:eastAsia="FangSong" w:hAnsi="FangSong"/>
          <w:rPrChange w:id="409" w:author="妺晗 李" w:date="2026-04-07T18:45:00Z" w16du:dateUtc="2026-04-07T10:45:00Z">
            <w:rPr/>
          </w:rPrChange>
        </w:rPr>
        <w:t>), 2020(2).</w:t>
      </w:r>
    </w:p>
    <w:p w14:paraId="5212D51F" w14:textId="77777777" w:rsidR="005D3173" w:rsidRPr="001A36D6" w:rsidRDefault="009030FF">
      <w:pPr>
        <w:pStyle w:val="af1"/>
        <w:ind w:firstLine="480"/>
        <w:rPr>
          <w:rFonts w:ascii="FangSong" w:eastAsia="FangSong" w:hAnsi="FangSong"/>
          <w:rPrChange w:id="410" w:author="妺晗 李" w:date="2026-04-07T18:45:00Z" w16du:dateUtc="2026-04-07T10:45:00Z">
            <w:rPr/>
          </w:rPrChange>
        </w:rPr>
      </w:pPr>
      <w:r w:rsidRPr="001A36D6">
        <w:rPr>
          <w:rFonts w:ascii="FangSong" w:eastAsia="FangSong" w:hAnsi="FangSong"/>
          <w:rPrChange w:id="411" w:author="妺晗 李" w:date="2026-04-07T18:45:00Z" w16du:dateUtc="2026-04-07T10:45:00Z">
            <w:rPr/>
          </w:rPrChange>
        </w:rPr>
        <w:t xml:space="preserve">11. </w:t>
      </w:r>
      <w:r w:rsidRPr="001A36D6">
        <w:rPr>
          <w:rFonts w:ascii="FangSong" w:eastAsia="FangSong" w:hAnsi="FangSong" w:hint="eastAsia"/>
          <w:rPrChange w:id="412" w:author="妺晗 李" w:date="2026-04-07T18:45:00Z" w16du:dateUtc="2026-04-07T10:45:00Z">
            <w:rPr>
              <w:rFonts w:hint="eastAsia"/>
            </w:rPr>
          </w:rPrChange>
        </w:rPr>
        <w:t>董婧宸</w:t>
      </w:r>
      <w:r w:rsidRPr="001A36D6">
        <w:rPr>
          <w:rFonts w:ascii="FangSong" w:eastAsia="FangSong" w:hAnsi="FangSong"/>
          <w:rPrChange w:id="413" w:author="妺晗 李" w:date="2026-04-07T18:45:00Z" w16du:dateUtc="2026-04-07T10:45:00Z">
            <w:rPr/>
          </w:rPrChange>
        </w:rPr>
        <w:t xml:space="preserve">. </w:t>
      </w:r>
      <w:r w:rsidRPr="001A36D6">
        <w:rPr>
          <w:rFonts w:ascii="FangSong" w:eastAsia="FangSong" w:hAnsi="FangSong" w:hint="eastAsia"/>
          <w:rPrChange w:id="414" w:author="妺晗 李" w:date="2026-04-07T18:45:00Z" w16du:dateUtc="2026-04-07T10:45:00Z">
            <w:rPr>
              <w:rFonts w:hint="eastAsia"/>
            </w:rPr>
          </w:rPrChange>
        </w:rPr>
        <w:t>论段玉裁《诗经小学》的考据方法及其影响</w:t>
      </w:r>
      <w:r w:rsidRPr="001A36D6">
        <w:rPr>
          <w:rFonts w:ascii="FangSong" w:eastAsia="FangSong" w:hAnsi="FangSong"/>
          <w:rPrChange w:id="415" w:author="妺晗 李" w:date="2026-04-07T18:45:00Z" w16du:dateUtc="2026-04-07T10:45:00Z">
            <w:rPr/>
          </w:rPrChange>
        </w:rPr>
        <w:t xml:space="preserve">: </w:t>
      </w:r>
      <w:r w:rsidRPr="001A36D6">
        <w:rPr>
          <w:rFonts w:ascii="FangSong" w:eastAsia="FangSong" w:hAnsi="FangSong" w:hint="eastAsia"/>
          <w:rPrChange w:id="416" w:author="妺晗 李" w:date="2026-04-07T18:45:00Z" w16du:dateUtc="2026-04-07T10:45:00Z">
            <w:rPr>
              <w:rFonts w:hint="eastAsia"/>
            </w:rPr>
          </w:rPrChange>
        </w:rPr>
        <w:t>以字考经</w:t>
      </w:r>
      <w:r w:rsidRPr="001A36D6">
        <w:rPr>
          <w:rFonts w:ascii="FangSong" w:eastAsia="FangSong" w:hAnsi="FangSong"/>
          <w:rPrChange w:id="417" w:author="妺晗 李" w:date="2026-04-07T18:45:00Z" w16du:dateUtc="2026-04-07T10:45:00Z">
            <w:rPr/>
          </w:rPrChange>
        </w:rPr>
        <w:t xml:space="preserve">, </w:t>
      </w:r>
      <w:r w:rsidRPr="001A36D6">
        <w:rPr>
          <w:rFonts w:ascii="FangSong" w:eastAsia="FangSong" w:hAnsi="FangSong" w:hint="eastAsia"/>
          <w:rPrChange w:id="418" w:author="妺晗 李" w:date="2026-04-07T18:45:00Z" w16du:dateUtc="2026-04-07T10:45:00Z">
            <w:rPr>
              <w:rFonts w:hint="eastAsia"/>
            </w:rPr>
          </w:rPrChange>
        </w:rPr>
        <w:t>以经考字</w:t>
      </w:r>
      <w:r w:rsidRPr="001A36D6">
        <w:rPr>
          <w:rFonts w:ascii="FangSong" w:eastAsia="FangSong" w:hAnsi="FangSong"/>
          <w:rPrChange w:id="419" w:author="妺晗 李" w:date="2026-04-07T18:45:00Z" w16du:dateUtc="2026-04-07T10:45:00Z">
            <w:rPr/>
          </w:rPrChange>
        </w:rPr>
        <w:t xml:space="preserve">[J]. </w:t>
      </w:r>
      <w:r w:rsidRPr="001A36D6">
        <w:rPr>
          <w:rFonts w:ascii="FangSong" w:eastAsia="FangSong" w:hAnsi="FangSong" w:hint="eastAsia"/>
          <w:rPrChange w:id="420" w:author="妺晗 李" w:date="2026-04-07T18:45:00Z" w16du:dateUtc="2026-04-07T10:45:00Z">
            <w:rPr>
              <w:rFonts w:hint="eastAsia"/>
            </w:rPr>
          </w:rPrChange>
        </w:rPr>
        <w:t>民俗典籍文字研究</w:t>
      </w:r>
      <w:r w:rsidRPr="001A36D6">
        <w:rPr>
          <w:rFonts w:ascii="FangSong" w:eastAsia="FangSong" w:hAnsi="FangSong"/>
          <w:rPrChange w:id="421" w:author="妺晗 李" w:date="2026-04-07T18:45:00Z" w16du:dateUtc="2026-04-07T10:45:00Z">
            <w:rPr/>
          </w:rPrChange>
        </w:rPr>
        <w:t>, 2016(1).</w:t>
      </w:r>
    </w:p>
    <w:p w14:paraId="3786D89C" w14:textId="77777777" w:rsidR="005D3173" w:rsidRPr="001A36D6" w:rsidRDefault="009030FF">
      <w:pPr>
        <w:pStyle w:val="af1"/>
        <w:ind w:firstLine="480"/>
        <w:rPr>
          <w:rFonts w:ascii="FangSong" w:eastAsia="FangSong" w:hAnsi="FangSong"/>
          <w:rPrChange w:id="422" w:author="妺晗 李" w:date="2026-04-07T18:45:00Z" w16du:dateUtc="2026-04-07T10:45:00Z">
            <w:rPr/>
          </w:rPrChange>
        </w:rPr>
      </w:pPr>
      <w:r w:rsidRPr="001A36D6">
        <w:rPr>
          <w:rFonts w:ascii="FangSong" w:eastAsia="FangSong" w:hAnsi="FangSong"/>
          <w:rPrChange w:id="423" w:author="妺晗 李" w:date="2026-04-07T18:45:00Z" w16du:dateUtc="2026-04-07T10:45:00Z">
            <w:rPr/>
          </w:rPrChange>
        </w:rPr>
        <w:t xml:space="preserve">12. </w:t>
      </w:r>
      <w:r w:rsidRPr="001A36D6">
        <w:rPr>
          <w:rFonts w:ascii="FangSong" w:eastAsia="FangSong" w:hAnsi="FangSong" w:hint="eastAsia"/>
          <w:rPrChange w:id="424" w:author="妺晗 李" w:date="2026-04-07T18:45:00Z" w16du:dateUtc="2026-04-07T10:45:00Z">
            <w:rPr>
              <w:rFonts w:hint="eastAsia"/>
            </w:rPr>
          </w:rPrChange>
        </w:rPr>
        <w:t>齐元涛</w:t>
      </w:r>
      <w:r w:rsidRPr="001A36D6">
        <w:rPr>
          <w:rFonts w:ascii="FangSong" w:eastAsia="FangSong" w:hAnsi="FangSong"/>
          <w:rPrChange w:id="425" w:author="妺晗 李" w:date="2026-04-07T18:45:00Z" w16du:dateUtc="2026-04-07T10:45:00Z">
            <w:rPr/>
          </w:rPrChange>
        </w:rPr>
        <w:t xml:space="preserve">. </w:t>
      </w:r>
      <w:r w:rsidRPr="001A36D6">
        <w:rPr>
          <w:rFonts w:ascii="FangSong" w:eastAsia="FangSong" w:hAnsi="FangSong" w:hint="eastAsia"/>
          <w:rPrChange w:id="426" w:author="妺晗 李" w:date="2026-04-07T18:45:00Z" w16du:dateUtc="2026-04-07T10:45:00Z">
            <w:rPr>
              <w:rFonts w:hint="eastAsia"/>
            </w:rPr>
          </w:rPrChange>
        </w:rPr>
        <w:t>乾嘉经史考据笔记研究述评</w:t>
      </w:r>
      <w:r w:rsidRPr="001A36D6">
        <w:rPr>
          <w:rFonts w:ascii="FangSong" w:eastAsia="FangSong" w:hAnsi="FangSong"/>
          <w:rPrChange w:id="427" w:author="妺晗 李" w:date="2026-04-07T18:45:00Z" w16du:dateUtc="2026-04-07T10:45:00Z">
            <w:rPr/>
          </w:rPrChange>
        </w:rPr>
        <w:t xml:space="preserve">[J]. </w:t>
      </w:r>
      <w:r w:rsidRPr="001A36D6">
        <w:rPr>
          <w:rFonts w:ascii="FangSong" w:eastAsia="FangSong" w:hAnsi="FangSong" w:hint="eastAsia"/>
          <w:rPrChange w:id="428" w:author="妺晗 李" w:date="2026-04-07T18:45:00Z" w16du:dateUtc="2026-04-07T10:45:00Z">
            <w:rPr>
              <w:rFonts w:hint="eastAsia"/>
            </w:rPr>
          </w:rPrChange>
        </w:rPr>
        <w:t>民俗典籍文字研究</w:t>
      </w:r>
      <w:r w:rsidRPr="001A36D6">
        <w:rPr>
          <w:rFonts w:ascii="FangSong" w:eastAsia="FangSong" w:hAnsi="FangSong"/>
          <w:rPrChange w:id="429" w:author="妺晗 李" w:date="2026-04-07T18:45:00Z" w16du:dateUtc="2026-04-07T10:45:00Z">
            <w:rPr/>
          </w:rPrChange>
        </w:rPr>
        <w:t>, 2015(2).</w:t>
      </w:r>
    </w:p>
    <w:p w14:paraId="4B30A40D" w14:textId="77777777" w:rsidR="005D3173" w:rsidRPr="001A36D6" w:rsidRDefault="009030FF">
      <w:pPr>
        <w:pStyle w:val="2"/>
        <w:rPr>
          <w:rFonts w:ascii="FangSong" w:eastAsia="FangSong" w:hAnsi="FangSong"/>
          <w:rPrChange w:id="430" w:author="妺晗 李" w:date="2026-04-07T18:45:00Z" w16du:dateUtc="2026-04-07T10:45:00Z">
            <w:rPr/>
          </w:rPrChange>
        </w:rPr>
      </w:pPr>
      <w:r w:rsidRPr="001A36D6">
        <w:rPr>
          <w:rFonts w:ascii="FangSong" w:eastAsia="FangSong" w:hAnsi="FangSong" w:hint="eastAsia"/>
          <w:rPrChange w:id="431" w:author="妺晗 李" w:date="2026-04-07T18:45:00Z" w16du:dateUtc="2026-04-07T10:45:00Z">
            <w:rPr>
              <w:rFonts w:hint="eastAsia"/>
            </w:rPr>
          </w:rPrChange>
        </w:rPr>
        <w:t>四、项目研究方案</w:t>
      </w:r>
    </w:p>
    <w:p w14:paraId="24125639" w14:textId="77777777" w:rsidR="005D3173" w:rsidRPr="001A36D6" w:rsidRDefault="009030FF">
      <w:pPr>
        <w:pStyle w:val="FirstParagraph"/>
        <w:rPr>
          <w:rFonts w:ascii="FangSong" w:eastAsia="FangSong" w:hAnsi="FangSong"/>
          <w:rPrChange w:id="432" w:author="妺晗 李" w:date="2026-04-07T18:45:00Z" w16du:dateUtc="2026-04-07T10:45:00Z">
            <w:rPr/>
          </w:rPrChange>
        </w:rPr>
      </w:pPr>
      <w:r w:rsidRPr="001A36D6">
        <w:rPr>
          <w:rFonts w:ascii="FangSong" w:eastAsia="FangSong" w:hAnsi="FangSong" w:hint="eastAsia"/>
          <w:rPrChange w:id="433" w:author="妺晗 李" w:date="2026-04-07T18:45:00Z" w16du:dateUtc="2026-04-07T10:45:00Z">
            <w:rPr>
              <w:rFonts w:hint="eastAsia"/>
            </w:rPr>
          </w:rPrChange>
        </w:rPr>
        <w:t>【说明】</w:t>
      </w:r>
      <w:r w:rsidRPr="001A36D6">
        <w:rPr>
          <w:rFonts w:ascii="FangSong" w:eastAsia="FangSong" w:hAnsi="FangSong"/>
          <w:rPrChange w:id="434" w:author="妺晗 李" w:date="2026-04-07T18:45:00Z" w16du:dateUtc="2026-04-07T10:45:00Z">
            <w:rPr/>
          </w:rPrChange>
        </w:rPr>
        <w:t xml:space="preserve"> </w:t>
      </w:r>
      <w:r w:rsidRPr="001A36D6">
        <w:rPr>
          <w:rFonts w:ascii="FangSong" w:eastAsia="FangSong" w:hAnsi="FangSong" w:hint="eastAsia"/>
          <w:rPrChange w:id="435" w:author="妺晗 李" w:date="2026-04-07T18:45:00Z" w16du:dateUtc="2026-04-07T10:45:00Z">
            <w:rPr>
              <w:rFonts w:hint="eastAsia"/>
            </w:rPr>
          </w:rPrChange>
        </w:rPr>
        <w:t>包括研究目标、研究内容、研究方法、可行性分析等，应围绕一个明确且具有学术价值的研究问题，精述将如何开展本研究。限</w:t>
      </w:r>
      <w:r w:rsidRPr="001A36D6">
        <w:rPr>
          <w:rFonts w:ascii="FangSong" w:eastAsia="FangSong" w:hAnsi="FangSong"/>
          <w:rPrChange w:id="436" w:author="妺晗 李" w:date="2026-04-07T18:45:00Z" w16du:dateUtc="2026-04-07T10:45:00Z">
            <w:rPr/>
          </w:rPrChange>
        </w:rPr>
        <w:t>4000</w:t>
      </w:r>
      <w:r w:rsidRPr="001A36D6">
        <w:rPr>
          <w:rFonts w:ascii="FangSong" w:eastAsia="FangSong" w:hAnsi="FangSong" w:hint="eastAsia"/>
          <w:rPrChange w:id="437" w:author="妺晗 李" w:date="2026-04-07T18:45:00Z" w16du:dateUtc="2026-04-07T10:45:00Z">
            <w:rPr>
              <w:rFonts w:hint="eastAsia"/>
            </w:rPr>
          </w:rPrChange>
        </w:rPr>
        <w:t>字，含标点符号。</w:t>
      </w:r>
    </w:p>
    <w:p w14:paraId="6E8297D4" w14:textId="77777777" w:rsidR="005D3173" w:rsidRPr="001A36D6" w:rsidRDefault="009030FF">
      <w:pPr>
        <w:pStyle w:val="3"/>
        <w:rPr>
          <w:rFonts w:ascii="FangSong" w:eastAsia="FangSong" w:hAnsi="FangSong"/>
          <w:rPrChange w:id="438" w:author="妺晗 李" w:date="2026-04-07T18:45:00Z" w16du:dateUtc="2026-04-07T10:45:00Z">
            <w:rPr/>
          </w:rPrChange>
        </w:rPr>
      </w:pPr>
      <w:r w:rsidRPr="001A36D6">
        <w:rPr>
          <w:rFonts w:ascii="FangSong" w:eastAsia="FangSong" w:hAnsi="FangSong"/>
          <w:rPrChange w:id="439" w:author="妺晗 李" w:date="2026-04-07T18:45:00Z" w16du:dateUtc="2026-04-07T10:45:00Z">
            <w:rPr/>
          </w:rPrChange>
        </w:rPr>
        <w:t xml:space="preserve">1. </w:t>
      </w:r>
      <w:r w:rsidRPr="001A36D6">
        <w:rPr>
          <w:rFonts w:ascii="FangSong" w:eastAsia="FangSong" w:hAnsi="FangSong" w:hint="eastAsia"/>
          <w:rPrChange w:id="440" w:author="妺晗 李" w:date="2026-04-07T18:45:00Z" w16du:dateUtc="2026-04-07T10:45:00Z">
            <w:rPr>
              <w:rFonts w:hint="eastAsia"/>
            </w:rPr>
          </w:rPrChange>
        </w:rPr>
        <w:t>研究问题</w:t>
      </w:r>
    </w:p>
    <w:p w14:paraId="23079907" w14:textId="3A79C89A" w:rsidR="005D3173" w:rsidRPr="001A36D6" w:rsidRDefault="009030FF">
      <w:pPr>
        <w:ind w:firstLineChars="200" w:firstLine="480"/>
        <w:rPr>
          <w:rFonts w:ascii="FangSong" w:eastAsia="FangSong" w:hAnsi="FangSong"/>
          <w:rPrChange w:id="441" w:author="妺晗 李" w:date="2026-04-07T18:45:00Z" w16du:dateUtc="2026-04-07T10:45:00Z">
            <w:rPr/>
          </w:rPrChange>
        </w:rPr>
        <w:pPrChange w:id="442" w:author="31572" w:date="2026-04-08T01:33:00Z" w16du:dateUtc="2026-04-07T17:33:00Z">
          <w:pPr/>
        </w:pPrChange>
      </w:pPr>
      <w:del w:id="443" w:author="31572" w:date="2026-04-08T00:19:00Z" w16du:dateUtc="2026-04-07T16:19:00Z">
        <w:r w:rsidRPr="001A36D6" w:rsidDel="002A7061">
          <w:rPr>
            <w:rFonts w:ascii="FangSong" w:eastAsia="FangSong" w:hAnsi="FangSong" w:hint="eastAsia"/>
            <w:rPrChange w:id="444" w:author="妺晗 李" w:date="2026-04-07T18:45:00Z" w16du:dateUtc="2026-04-07T10:45:00Z">
              <w:rPr>
                <w:rFonts w:hint="eastAsia"/>
              </w:rPr>
            </w:rPrChange>
          </w:rPr>
          <w:delText>本项目拟围绕一个明确问题展开：</w:delText>
        </w:r>
      </w:del>
      <w:del w:id="445" w:author="31572" w:date="2026-04-08T01:33:00Z" w16du:dateUtc="2026-04-07T17:33:00Z">
        <w:r w:rsidRPr="001A36D6" w:rsidDel="00C47FBD">
          <w:rPr>
            <w:rFonts w:ascii="FangSong" w:eastAsia="FangSong" w:hAnsi="FangSong" w:hint="eastAsia"/>
            <w:rPrChange w:id="446" w:author="妺晗 李" w:date="2026-04-07T18:45:00Z" w16du:dateUtc="2026-04-07T10:45:00Z">
              <w:rPr>
                <w:rFonts w:hint="eastAsia"/>
              </w:rPr>
            </w:rPrChange>
          </w:rPr>
          <w:delText>高邮二王在古籍校读与训诂中的判断过程，能否在不削弱文献学复杂性的前提下，被整理成可检索、可复核</w:delText>
        </w:r>
      </w:del>
      <w:del w:id="447" w:author="31572" w:date="2026-04-08T00:33:00Z" w16du:dateUtc="2026-04-07T16:33:00Z">
        <w:r w:rsidRPr="001A36D6" w:rsidDel="00205D7B">
          <w:rPr>
            <w:rFonts w:ascii="FangSong" w:eastAsia="FangSong" w:hAnsi="FangSong" w:hint="eastAsia"/>
            <w:rPrChange w:id="448" w:author="妺晗 李" w:date="2026-04-07T18:45:00Z" w16du:dateUtc="2026-04-07T10:45:00Z">
              <w:rPr>
                <w:rFonts w:hint="eastAsia"/>
              </w:rPr>
            </w:rPrChange>
          </w:rPr>
          <w:delText>、可比较</w:delText>
        </w:r>
      </w:del>
      <w:del w:id="449" w:author="31572" w:date="2026-04-08T01:33:00Z" w16du:dateUtc="2026-04-07T17:33:00Z">
        <w:r w:rsidRPr="001A36D6" w:rsidDel="00C47FBD">
          <w:rPr>
            <w:rFonts w:ascii="FangSong" w:eastAsia="FangSong" w:hAnsi="FangSong" w:hint="eastAsia"/>
            <w:rPrChange w:id="450" w:author="妺晗 李" w:date="2026-04-07T18:45:00Z" w16du:dateUtc="2026-04-07T10:45:00Z">
              <w:rPr>
                <w:rFonts w:hint="eastAsia"/>
              </w:rPr>
            </w:rPrChange>
          </w:rPr>
          <w:delText>的数字资源，</w:delText>
        </w:r>
      </w:del>
      <w:ins w:id="451" w:author="31572" w:date="2026-04-08T01:33:00Z" w16du:dateUtc="2026-04-07T17:33:00Z">
        <w:r w:rsidR="00C47FBD" w:rsidRPr="00C47FBD">
          <w:rPr>
            <w:rFonts w:ascii="FangSong" w:eastAsia="FangSong" w:hAnsi="FangSong"/>
          </w:rPr>
          <w:t>能否在不削弱文献学复杂性的前提下，将二王在古籍校读与训诂中的判断过程，整理成可检索、可复核的数字资源。</w:t>
        </w:r>
      </w:ins>
      <w:r w:rsidRPr="001A36D6">
        <w:rPr>
          <w:rFonts w:ascii="FangSong" w:eastAsia="FangSong" w:hAnsi="FangSong" w:hint="eastAsia"/>
          <w:rPrChange w:id="452" w:author="妺晗 李" w:date="2026-04-07T18:45:00Z" w16du:dateUtc="2026-04-07T10:45:00Z">
            <w:rPr>
              <w:rFonts w:hint="eastAsia"/>
            </w:rPr>
          </w:rPrChange>
        </w:rPr>
        <w:t>并据此对其处理典型疑难问题的方法类型形成阶段性归纳？更进一步说，本项目希望回答的并不是</w:t>
      </w:r>
      <w:r w:rsidRPr="001A36D6">
        <w:rPr>
          <w:rFonts w:ascii="FangSong" w:eastAsia="FangSong" w:hAnsi="FangSong"/>
          <w:rPrChange w:id="453" w:author="妺晗 李" w:date="2026-04-07T18:45:00Z" w16du:dateUtc="2026-04-07T10:45:00Z">
            <w:rPr/>
          </w:rPrChange>
        </w:rPr>
        <w:t>“</w:t>
      </w:r>
      <w:r w:rsidRPr="001A36D6">
        <w:rPr>
          <w:rFonts w:ascii="FangSong" w:eastAsia="FangSong" w:hAnsi="FangSong" w:hint="eastAsia"/>
          <w:rPrChange w:id="454" w:author="妺晗 李" w:date="2026-04-07T18:45:00Z" w16du:dateUtc="2026-04-07T10:45:00Z">
            <w:rPr>
              <w:rFonts w:hint="eastAsia"/>
            </w:rPr>
          </w:rPrChange>
        </w:rPr>
        <w:t>能否做一个网站</w:t>
      </w:r>
      <w:r w:rsidRPr="001A36D6">
        <w:rPr>
          <w:rFonts w:ascii="FangSong" w:eastAsia="FangSong" w:hAnsi="FangSong"/>
          <w:rPrChange w:id="455" w:author="妺晗 李" w:date="2026-04-07T18:45:00Z" w16du:dateUtc="2026-04-07T10:45:00Z">
            <w:rPr/>
          </w:rPrChange>
        </w:rPr>
        <w:t>”</w:t>
      </w:r>
      <w:r w:rsidRPr="001A36D6">
        <w:rPr>
          <w:rFonts w:ascii="FangSong" w:eastAsia="FangSong" w:hAnsi="FangSong" w:hint="eastAsia"/>
          <w:rPrChange w:id="456" w:author="妺晗 李" w:date="2026-04-07T18:45:00Z" w16du:dateUtc="2026-04-07T10:45:00Z">
            <w:rPr>
              <w:rFonts w:hint="eastAsia"/>
            </w:rPr>
          </w:rPrChange>
        </w:rPr>
        <w:t>，而是</w:t>
      </w:r>
      <w:r w:rsidRPr="001A36D6">
        <w:rPr>
          <w:rFonts w:ascii="FangSong" w:eastAsia="FangSong" w:hAnsi="FangSong"/>
          <w:rPrChange w:id="457" w:author="妺晗 李" w:date="2026-04-07T18:45:00Z" w16du:dateUtc="2026-04-07T10:45:00Z">
            <w:rPr/>
          </w:rPrChange>
        </w:rPr>
        <w:t>“</w:t>
      </w:r>
      <w:r w:rsidRPr="001A36D6">
        <w:rPr>
          <w:rFonts w:ascii="FangSong" w:eastAsia="FangSong" w:hAnsi="FangSong" w:hint="eastAsia"/>
          <w:rPrChange w:id="458" w:author="妺晗 李" w:date="2026-04-07T18:45:00Z" w16du:dateUtc="2026-04-07T10:45:00Z">
            <w:rPr>
              <w:rFonts w:hint="eastAsia"/>
            </w:rPr>
          </w:rPrChange>
        </w:rPr>
        <w:t>二王最有价值的过程性知识，能否被稳妥保存下来，并转化为</w:t>
      </w:r>
      <w:del w:id="459" w:author="31572" w:date="2026-04-08T01:22:00Z" w16du:dateUtc="2026-04-07T17:22:00Z">
        <w:r w:rsidRPr="001A36D6" w:rsidDel="00493FC4">
          <w:rPr>
            <w:rFonts w:ascii="FangSong" w:eastAsia="FangSong" w:hAnsi="FangSong" w:hint="eastAsia"/>
            <w:rPrChange w:id="460" w:author="妺晗 李" w:date="2026-04-07T18:45:00Z" w16du:dateUtc="2026-04-07T10:45:00Z">
              <w:rPr>
                <w:rFonts w:hint="eastAsia"/>
              </w:rPr>
            </w:rPrChange>
          </w:rPr>
          <w:delText>可比较、可教学、</w:delText>
        </w:r>
      </w:del>
      <w:r w:rsidRPr="001A36D6">
        <w:rPr>
          <w:rFonts w:ascii="FangSong" w:eastAsia="FangSong" w:hAnsi="FangSong" w:hint="eastAsia"/>
          <w:rPrChange w:id="461" w:author="妺晗 李" w:date="2026-04-07T18:45:00Z" w16du:dateUtc="2026-04-07T10:45:00Z">
            <w:rPr>
              <w:rFonts w:hint="eastAsia"/>
            </w:rPr>
          </w:rPrChange>
        </w:rPr>
        <w:t>可继续扩展的研究材料</w:t>
      </w:r>
      <w:r w:rsidRPr="001A36D6">
        <w:rPr>
          <w:rFonts w:ascii="FangSong" w:eastAsia="FangSong" w:hAnsi="FangSong"/>
          <w:rPrChange w:id="462" w:author="妺晗 李" w:date="2026-04-07T18:45:00Z" w16du:dateUtc="2026-04-07T10:45:00Z">
            <w:rPr/>
          </w:rPrChange>
        </w:rPr>
        <w:t>”</w:t>
      </w:r>
      <w:r w:rsidRPr="001A36D6">
        <w:rPr>
          <w:rFonts w:ascii="FangSong" w:eastAsia="FangSong" w:hAnsi="FangSong" w:hint="eastAsia"/>
          <w:rPrChange w:id="463" w:author="妺晗 李" w:date="2026-04-07T18:45:00Z" w16du:dateUtc="2026-04-07T10:45:00Z">
            <w:rPr>
              <w:rFonts w:hint="eastAsia"/>
            </w:rPr>
          </w:rPrChange>
        </w:rPr>
        <w:t>。</w:t>
      </w:r>
    </w:p>
    <w:p w14:paraId="75866281" w14:textId="52DAE8ED" w:rsidR="005D3173" w:rsidRPr="001A36D6" w:rsidRDefault="009030FF">
      <w:pPr>
        <w:ind w:firstLineChars="200" w:firstLine="480"/>
        <w:rPr>
          <w:rFonts w:ascii="FangSong" w:eastAsia="FangSong" w:hAnsi="FangSong"/>
          <w:rPrChange w:id="464" w:author="妺晗 李" w:date="2026-04-07T18:45:00Z" w16du:dateUtc="2026-04-07T10:45:00Z">
            <w:rPr/>
          </w:rPrChange>
        </w:rPr>
        <w:pPrChange w:id="465" w:author="妺晗 李" w:date="2026-04-07T18:49:00Z" w16du:dateUtc="2026-04-07T10:49:00Z">
          <w:pPr/>
        </w:pPrChange>
      </w:pPr>
      <w:r w:rsidRPr="001A36D6">
        <w:rPr>
          <w:rFonts w:ascii="FangSong" w:eastAsia="FangSong" w:hAnsi="FangSong" w:hint="eastAsia"/>
          <w:rPrChange w:id="466" w:author="妺晗 李" w:date="2026-04-07T18:45:00Z" w16du:dateUtc="2026-04-07T10:45:00Z">
            <w:rPr>
              <w:rFonts w:hint="eastAsia"/>
            </w:rPr>
          </w:rPrChange>
        </w:rPr>
        <w:t>这一问题可以拆成</w:t>
      </w:r>
      <w:ins w:id="467" w:author="31572" w:date="2026-04-08T01:22:00Z" w16du:dateUtc="2026-04-07T17:22:00Z">
        <w:r w:rsidR="00493FC4">
          <w:rPr>
            <w:rFonts w:ascii="FangSong" w:eastAsia="FangSong" w:hAnsi="FangSong" w:hint="eastAsia"/>
          </w:rPr>
          <w:t>三</w:t>
        </w:r>
      </w:ins>
      <w:del w:id="468" w:author="31572" w:date="2026-04-08T01:22:00Z" w16du:dateUtc="2026-04-07T17:22:00Z">
        <w:r w:rsidRPr="001A36D6" w:rsidDel="00493FC4">
          <w:rPr>
            <w:rFonts w:ascii="FangSong" w:eastAsia="FangSong" w:hAnsi="FangSong" w:hint="eastAsia"/>
            <w:rPrChange w:id="469" w:author="妺晗 李" w:date="2026-04-07T18:45:00Z" w16du:dateUtc="2026-04-07T10:45:00Z">
              <w:rPr>
                <w:rFonts w:hint="eastAsia"/>
              </w:rPr>
            </w:rPrChange>
          </w:rPr>
          <w:delText>四</w:delText>
        </w:r>
      </w:del>
      <w:r w:rsidRPr="001A36D6">
        <w:rPr>
          <w:rFonts w:ascii="FangSong" w:eastAsia="FangSong" w:hAnsi="FangSong" w:hint="eastAsia"/>
          <w:rPrChange w:id="470" w:author="妺晗 李" w:date="2026-04-07T18:45:00Z" w16du:dateUtc="2026-04-07T10:45:00Z">
            <w:rPr>
              <w:rFonts w:hint="eastAsia"/>
            </w:rPr>
          </w:rPrChange>
        </w:rPr>
        <w:t>个子问题：</w:t>
      </w:r>
    </w:p>
    <w:p w14:paraId="3F7DDB36" w14:textId="77777777" w:rsidR="005D3173" w:rsidRPr="001A36D6" w:rsidRDefault="009030FF">
      <w:pPr>
        <w:ind w:firstLineChars="200" w:firstLine="480"/>
        <w:rPr>
          <w:rFonts w:ascii="FangSong" w:eastAsia="FangSong" w:hAnsi="FangSong"/>
          <w:rPrChange w:id="471" w:author="妺晗 李" w:date="2026-04-07T18:45:00Z" w16du:dateUtc="2026-04-07T10:45:00Z">
            <w:rPr/>
          </w:rPrChange>
        </w:rPr>
        <w:pPrChange w:id="472" w:author="妺晗 李" w:date="2026-04-07T18:50:00Z" w16du:dateUtc="2026-04-07T10:50:00Z">
          <w:pPr/>
        </w:pPrChange>
      </w:pPr>
      <w:r w:rsidRPr="001A36D6">
        <w:rPr>
          <w:rFonts w:ascii="FangSong" w:eastAsia="FangSong" w:hAnsi="FangSong"/>
          <w:rPrChange w:id="473" w:author="妺晗 李" w:date="2026-04-07T18:45:00Z" w16du:dateUtc="2026-04-07T10:45:00Z">
            <w:rPr/>
          </w:rPrChange>
        </w:rPr>
        <w:t xml:space="preserve">1. </w:t>
      </w:r>
      <w:r w:rsidRPr="001A36D6">
        <w:rPr>
          <w:rFonts w:ascii="FangSong" w:eastAsia="FangSong" w:hAnsi="FangSong" w:hint="eastAsia"/>
          <w:rPrChange w:id="474" w:author="妺晗 李" w:date="2026-04-07T18:45:00Z" w16du:dateUtc="2026-04-07T10:45:00Z">
            <w:rPr>
              <w:rFonts w:hint="eastAsia"/>
            </w:rPr>
          </w:rPrChange>
        </w:rPr>
        <w:t>二王的单条考据应当以什么粒度作为整理单位，才能兼顾可比性与可回溯性。</w:t>
      </w:r>
    </w:p>
    <w:p w14:paraId="5A4F7344" w14:textId="77777777" w:rsidR="005D3173" w:rsidRPr="001A36D6" w:rsidRDefault="009030FF">
      <w:pPr>
        <w:ind w:firstLineChars="200" w:firstLine="480"/>
        <w:rPr>
          <w:rFonts w:ascii="FangSong" w:eastAsia="FangSong" w:hAnsi="FangSong"/>
          <w:rPrChange w:id="475" w:author="妺晗 李" w:date="2026-04-07T18:45:00Z" w16du:dateUtc="2026-04-07T10:45:00Z">
            <w:rPr/>
          </w:rPrChange>
        </w:rPr>
        <w:pPrChange w:id="476" w:author="妺晗 李" w:date="2026-04-07T18:50:00Z" w16du:dateUtc="2026-04-07T10:50:00Z">
          <w:pPr/>
        </w:pPrChange>
      </w:pPr>
      <w:r w:rsidRPr="001A36D6">
        <w:rPr>
          <w:rFonts w:ascii="FangSong" w:eastAsia="FangSong" w:hAnsi="FangSong"/>
          <w:rPrChange w:id="477" w:author="妺晗 李" w:date="2026-04-07T18:45:00Z" w16du:dateUtc="2026-04-07T10:45:00Z">
            <w:rPr/>
          </w:rPrChange>
        </w:rPr>
        <w:t xml:space="preserve">2. </w:t>
      </w:r>
      <w:r w:rsidRPr="001A36D6">
        <w:rPr>
          <w:rFonts w:ascii="FangSong" w:eastAsia="FangSong" w:hAnsi="FangSong" w:hint="eastAsia"/>
          <w:rPrChange w:id="478" w:author="妺晗 李" w:date="2026-04-07T18:45:00Z" w16du:dateUtc="2026-04-07T10:45:00Z">
            <w:rPr>
              <w:rFonts w:hint="eastAsia"/>
            </w:rPr>
          </w:rPrChange>
        </w:rPr>
        <w:t>一条考据中的</w:t>
      </w:r>
      <w:r w:rsidRPr="001A36D6">
        <w:rPr>
          <w:rFonts w:ascii="FangSong" w:eastAsia="FangSong" w:hAnsi="FangSong"/>
          <w:rPrChange w:id="479" w:author="妺晗 李" w:date="2026-04-07T18:45:00Z" w16du:dateUtc="2026-04-07T10:45:00Z">
            <w:rPr/>
          </w:rPrChange>
        </w:rPr>
        <w:t>“</w:t>
      </w:r>
      <w:r w:rsidRPr="001A36D6">
        <w:rPr>
          <w:rFonts w:ascii="FangSong" w:eastAsia="FangSong" w:hAnsi="FangSong" w:hint="eastAsia"/>
          <w:rPrChange w:id="480" w:author="妺晗 李" w:date="2026-04-07T18:45:00Z" w16du:dateUtc="2026-04-07T10:45:00Z">
            <w:rPr>
              <w:rFonts w:hint="eastAsia"/>
            </w:rPr>
          </w:rPrChange>
        </w:rPr>
        <w:t>发疑</w:t>
      </w:r>
      <w:r w:rsidRPr="001A36D6">
        <w:rPr>
          <w:rFonts w:ascii="FangSong" w:eastAsia="FangSong" w:hAnsi="FangSong"/>
          <w:rPrChange w:id="481" w:author="妺晗 李" w:date="2026-04-07T18:45:00Z" w16du:dateUtc="2026-04-07T10:45:00Z">
            <w:rPr/>
          </w:rPrChange>
        </w:rPr>
        <w:t>—</w:t>
      </w:r>
      <w:r w:rsidRPr="001A36D6">
        <w:rPr>
          <w:rFonts w:ascii="FangSong" w:eastAsia="FangSong" w:hAnsi="FangSong" w:hint="eastAsia"/>
          <w:rPrChange w:id="482" w:author="妺晗 李" w:date="2026-04-07T18:45:00Z" w16du:dateUtc="2026-04-07T10:45:00Z">
            <w:rPr>
              <w:rFonts w:hint="eastAsia"/>
            </w:rPr>
          </w:rPrChange>
        </w:rPr>
        <w:t>预设</w:t>
      </w:r>
      <w:r w:rsidRPr="001A36D6">
        <w:rPr>
          <w:rFonts w:ascii="FangSong" w:eastAsia="FangSong" w:hAnsi="FangSong"/>
          <w:rPrChange w:id="483" w:author="妺晗 李" w:date="2026-04-07T18:45:00Z" w16du:dateUtc="2026-04-07T10:45:00Z">
            <w:rPr/>
          </w:rPrChange>
        </w:rPr>
        <w:t>—</w:t>
      </w:r>
      <w:r w:rsidRPr="001A36D6">
        <w:rPr>
          <w:rFonts w:ascii="FangSong" w:eastAsia="FangSong" w:hAnsi="FangSong" w:hint="eastAsia"/>
          <w:rPrChange w:id="484" w:author="妺晗 李" w:date="2026-04-07T18:45:00Z" w16du:dateUtc="2026-04-07T10:45:00Z">
            <w:rPr>
              <w:rFonts w:hint="eastAsia"/>
            </w:rPr>
          </w:rPrChange>
        </w:rPr>
        <w:t>取证</w:t>
      </w:r>
      <w:r w:rsidRPr="001A36D6">
        <w:rPr>
          <w:rFonts w:ascii="FangSong" w:eastAsia="FangSong" w:hAnsi="FangSong"/>
          <w:rPrChange w:id="485" w:author="妺晗 李" w:date="2026-04-07T18:45:00Z" w16du:dateUtc="2026-04-07T10:45:00Z">
            <w:rPr/>
          </w:rPrChange>
        </w:rPr>
        <w:t>—</w:t>
      </w:r>
      <w:r w:rsidRPr="001A36D6">
        <w:rPr>
          <w:rFonts w:ascii="FangSong" w:eastAsia="FangSong" w:hAnsi="FangSong" w:hint="eastAsia"/>
          <w:rPrChange w:id="486" w:author="妺晗 李" w:date="2026-04-07T18:45:00Z" w16du:dateUtc="2026-04-07T10:45:00Z">
            <w:rPr>
              <w:rFonts w:hint="eastAsia"/>
            </w:rPr>
          </w:rPrChange>
        </w:rPr>
        <w:t>释理</w:t>
      </w:r>
      <w:r w:rsidRPr="001A36D6">
        <w:rPr>
          <w:rFonts w:ascii="FangSong" w:eastAsia="FangSong" w:hAnsi="FangSong"/>
          <w:rPrChange w:id="487" w:author="妺晗 李" w:date="2026-04-07T18:45:00Z" w16du:dateUtc="2026-04-07T10:45:00Z">
            <w:rPr/>
          </w:rPrChange>
        </w:rPr>
        <w:t>—</w:t>
      </w:r>
      <w:r w:rsidRPr="001A36D6">
        <w:rPr>
          <w:rFonts w:ascii="FangSong" w:eastAsia="FangSong" w:hAnsi="FangSong" w:hint="eastAsia"/>
          <w:rPrChange w:id="488" w:author="妺晗 李" w:date="2026-04-07T18:45:00Z" w16du:dateUtc="2026-04-07T10:45:00Z">
            <w:rPr>
              <w:rFonts w:hint="eastAsia"/>
            </w:rPr>
          </w:rPrChange>
        </w:rPr>
        <w:t>结论</w:t>
      </w:r>
      <w:r w:rsidRPr="001A36D6">
        <w:rPr>
          <w:rFonts w:ascii="FangSong" w:eastAsia="FangSong" w:hAnsi="FangSong"/>
          <w:rPrChange w:id="489" w:author="妺晗 李" w:date="2026-04-07T18:45:00Z" w16du:dateUtc="2026-04-07T10:45:00Z">
            <w:rPr/>
          </w:rPrChange>
        </w:rPr>
        <w:t>”</w:t>
      </w:r>
      <w:r w:rsidRPr="001A36D6">
        <w:rPr>
          <w:rFonts w:ascii="FangSong" w:eastAsia="FangSong" w:hAnsi="FangSong" w:hint="eastAsia"/>
          <w:rPrChange w:id="490" w:author="妺晗 李" w:date="2026-04-07T18:45:00Z" w16du:dateUtc="2026-04-07T10:45:00Z">
            <w:rPr>
              <w:rFonts w:hint="eastAsia"/>
            </w:rPr>
          </w:rPrChange>
        </w:rPr>
        <w:t>如何被稳定识别、拆解并表达。</w:t>
      </w:r>
    </w:p>
    <w:p w14:paraId="3505F0F0" w14:textId="77777777" w:rsidR="005D3173" w:rsidRPr="001A36D6" w:rsidRDefault="009030FF">
      <w:pPr>
        <w:ind w:firstLineChars="200" w:firstLine="480"/>
        <w:rPr>
          <w:rFonts w:ascii="FangSong" w:eastAsia="FangSong" w:hAnsi="FangSong"/>
          <w:rPrChange w:id="491" w:author="妺晗 李" w:date="2026-04-07T18:45:00Z" w16du:dateUtc="2026-04-07T10:45:00Z">
            <w:rPr/>
          </w:rPrChange>
        </w:rPr>
        <w:pPrChange w:id="492" w:author="妺晗 李" w:date="2026-04-07T18:50:00Z" w16du:dateUtc="2026-04-07T10:50:00Z">
          <w:pPr/>
        </w:pPrChange>
      </w:pPr>
      <w:r w:rsidRPr="001A36D6">
        <w:rPr>
          <w:rFonts w:ascii="FangSong" w:eastAsia="FangSong" w:hAnsi="FangSong"/>
          <w:rPrChange w:id="493" w:author="妺晗 李" w:date="2026-04-07T18:45:00Z" w16du:dateUtc="2026-04-07T10:45:00Z">
            <w:rPr/>
          </w:rPrChange>
        </w:rPr>
        <w:t xml:space="preserve">3. </w:t>
      </w:r>
      <w:r w:rsidRPr="001A36D6">
        <w:rPr>
          <w:rFonts w:ascii="FangSong" w:eastAsia="FangSong" w:hAnsi="FangSong" w:hint="eastAsia"/>
          <w:rPrChange w:id="494" w:author="妺晗 李" w:date="2026-04-07T18:45:00Z" w16du:dateUtc="2026-04-07T10:45:00Z">
            <w:rPr>
              <w:rFonts w:hint="eastAsia"/>
            </w:rPr>
          </w:rPrChange>
        </w:rPr>
        <w:t>在讹字、通假、因声求义、联绵词、虚词释读、句法辨析等类型中，二王常用的判断路径和用证方式有哪些异同。</w:t>
      </w:r>
    </w:p>
    <w:p w14:paraId="3FF8FCFB" w14:textId="6EA5FBB8" w:rsidR="005D3173" w:rsidRPr="001A36D6" w:rsidDel="00493FC4" w:rsidRDefault="009030FF">
      <w:pPr>
        <w:ind w:firstLineChars="200" w:firstLine="480"/>
        <w:rPr>
          <w:del w:id="495" w:author="31572" w:date="2026-04-08T01:22:00Z" w16du:dateUtc="2026-04-07T17:22:00Z"/>
          <w:rFonts w:ascii="FangSong" w:eastAsia="FangSong" w:hAnsi="FangSong"/>
          <w:rPrChange w:id="496" w:author="妺晗 李" w:date="2026-04-07T18:45:00Z" w16du:dateUtc="2026-04-07T10:45:00Z">
            <w:rPr>
              <w:del w:id="497" w:author="31572" w:date="2026-04-08T01:22:00Z" w16du:dateUtc="2026-04-07T17:22:00Z"/>
            </w:rPr>
          </w:rPrChange>
        </w:rPr>
        <w:pPrChange w:id="498" w:author="妺晗 李" w:date="2026-04-07T18:50:00Z" w16du:dateUtc="2026-04-07T10:50:00Z">
          <w:pPr/>
        </w:pPrChange>
      </w:pPr>
      <w:del w:id="499" w:author="31572" w:date="2026-04-08T01:22:00Z" w16du:dateUtc="2026-04-07T17:22:00Z">
        <w:r w:rsidRPr="001A36D6" w:rsidDel="00493FC4">
          <w:rPr>
            <w:rFonts w:ascii="FangSong" w:eastAsia="FangSong" w:hAnsi="FangSong"/>
            <w:rPrChange w:id="500" w:author="妺晗 李" w:date="2026-04-07T18:45:00Z" w16du:dateUtc="2026-04-07T10:45:00Z">
              <w:rPr/>
            </w:rPrChange>
          </w:rPr>
          <w:delText xml:space="preserve">4. </w:delText>
        </w:r>
        <w:r w:rsidRPr="001A36D6" w:rsidDel="00493FC4">
          <w:rPr>
            <w:rFonts w:ascii="FangSong" w:eastAsia="FangSong" w:hAnsi="FangSong" w:hint="eastAsia"/>
            <w:rPrChange w:id="501" w:author="妺晗 李" w:date="2026-04-07T18:45:00Z" w16du:dateUtc="2026-04-07T10:45:00Z">
              <w:rPr>
                <w:rFonts w:hint="eastAsia"/>
              </w:rPr>
            </w:rPrChange>
          </w:rPr>
          <w:delText>在一年期本科项目中，哪些成果适合做成稳定交付，哪些内容只适合作为探索性延伸。</w:delText>
        </w:r>
      </w:del>
    </w:p>
    <w:p w14:paraId="4E0E0233" w14:textId="77777777" w:rsidR="005D3173" w:rsidRPr="001A36D6" w:rsidRDefault="009030FF">
      <w:pPr>
        <w:pStyle w:val="3"/>
        <w:rPr>
          <w:rFonts w:ascii="FangSong" w:eastAsia="FangSong" w:hAnsi="FangSong"/>
          <w:rPrChange w:id="502" w:author="妺晗 李" w:date="2026-04-07T18:45:00Z" w16du:dateUtc="2026-04-07T10:45:00Z">
            <w:rPr/>
          </w:rPrChange>
        </w:rPr>
      </w:pPr>
      <w:r w:rsidRPr="001A36D6">
        <w:rPr>
          <w:rFonts w:ascii="FangSong" w:eastAsia="FangSong" w:hAnsi="FangSong"/>
          <w:rPrChange w:id="503" w:author="妺晗 李" w:date="2026-04-07T18:45:00Z" w16du:dateUtc="2026-04-07T10:45:00Z">
            <w:rPr/>
          </w:rPrChange>
        </w:rPr>
        <w:t xml:space="preserve">2. </w:t>
      </w:r>
      <w:r w:rsidRPr="001A36D6">
        <w:rPr>
          <w:rFonts w:ascii="FangSong" w:eastAsia="FangSong" w:hAnsi="FangSong" w:hint="eastAsia"/>
          <w:rPrChange w:id="504" w:author="妺晗 李" w:date="2026-04-07T18:45:00Z" w16du:dateUtc="2026-04-07T10:45:00Z">
            <w:rPr>
              <w:rFonts w:hint="eastAsia"/>
            </w:rPr>
          </w:rPrChange>
        </w:rPr>
        <w:t>研究目标</w:t>
      </w:r>
    </w:p>
    <w:p w14:paraId="0A773047" w14:textId="24BBCFEC" w:rsidR="005D3173" w:rsidRPr="001A36D6" w:rsidDel="00493FC4" w:rsidRDefault="009030FF">
      <w:pPr>
        <w:rPr>
          <w:del w:id="505" w:author="31572" w:date="2026-04-08T01:23:00Z" w16du:dateUtc="2026-04-07T17:23:00Z"/>
          <w:rFonts w:ascii="FangSong" w:eastAsia="FangSong" w:hAnsi="FangSong"/>
          <w:rPrChange w:id="506" w:author="妺晗 李" w:date="2026-04-07T18:45:00Z" w16du:dateUtc="2026-04-07T10:45:00Z">
            <w:rPr>
              <w:del w:id="507" w:author="31572" w:date="2026-04-08T01:23:00Z" w16du:dateUtc="2026-04-07T17:23:00Z"/>
            </w:rPr>
          </w:rPrChange>
        </w:rPr>
      </w:pPr>
      <w:del w:id="508" w:author="31572" w:date="2026-04-08T01:22:00Z" w16du:dateUtc="2026-04-07T17:22:00Z">
        <w:r w:rsidRPr="001A36D6" w:rsidDel="00493FC4">
          <w:rPr>
            <w:rFonts w:ascii="FangSong" w:eastAsia="FangSong" w:hAnsi="FangSong" w:hint="eastAsia"/>
            <w:rPrChange w:id="509" w:author="妺晗 李" w:date="2026-04-07T18:45:00Z" w16du:dateUtc="2026-04-07T10:45:00Z">
              <w:rPr>
                <w:rFonts w:hint="eastAsia"/>
              </w:rPr>
            </w:rPrChange>
          </w:rPr>
          <w:delText>本项目的总体目标是：</w:delText>
        </w:r>
      </w:del>
      <w:r w:rsidRPr="001A36D6">
        <w:rPr>
          <w:rFonts w:ascii="FangSong" w:eastAsia="FangSong" w:hAnsi="FangSong" w:hint="eastAsia"/>
          <w:rPrChange w:id="510" w:author="妺晗 李" w:date="2026-04-07T18:45:00Z" w16du:dateUtc="2026-04-07T10:45:00Z">
            <w:rPr>
              <w:rFonts w:hint="eastAsia"/>
            </w:rPr>
          </w:rPrChange>
        </w:rPr>
        <w:t>围绕</w:t>
      </w:r>
      <w:r w:rsidRPr="001A36D6">
        <w:rPr>
          <w:rFonts w:ascii="FangSong" w:eastAsia="FangSong" w:hAnsi="FangSong"/>
          <w:rPrChange w:id="511" w:author="妺晗 李" w:date="2026-04-07T18:45:00Z" w16du:dateUtc="2026-04-07T10:45:00Z">
            <w:rPr/>
          </w:rPrChange>
        </w:rPr>
        <w:t>“</w:t>
      </w:r>
      <w:r w:rsidRPr="001A36D6">
        <w:rPr>
          <w:rFonts w:ascii="FangSong" w:eastAsia="FangSong" w:hAnsi="FangSong" w:hint="eastAsia"/>
          <w:rPrChange w:id="512" w:author="妺晗 李" w:date="2026-04-07T18:45:00Z" w16du:dateUtc="2026-04-07T10:45:00Z">
            <w:rPr>
              <w:rFonts w:hint="eastAsia"/>
            </w:rPr>
          </w:rPrChange>
        </w:rPr>
        <w:t>王氏四种</w:t>
      </w:r>
      <w:r w:rsidRPr="001A36D6">
        <w:rPr>
          <w:rFonts w:ascii="FangSong" w:eastAsia="FangSong" w:hAnsi="FangSong"/>
          <w:rPrChange w:id="513" w:author="妺晗 李" w:date="2026-04-07T18:45:00Z" w16du:dateUtc="2026-04-07T10:45:00Z">
            <w:rPr/>
          </w:rPrChange>
        </w:rPr>
        <w:t>”</w:t>
      </w:r>
      <w:r w:rsidRPr="001A36D6">
        <w:rPr>
          <w:rFonts w:ascii="FangSong" w:eastAsia="FangSong" w:hAnsi="FangSong" w:hint="eastAsia"/>
          <w:rPrChange w:id="514" w:author="妺晗 李" w:date="2026-04-07T18:45:00Z" w16du:dateUtc="2026-04-07T10:45:00Z">
            <w:rPr>
              <w:rFonts w:hint="eastAsia"/>
            </w:rPr>
          </w:rPrChange>
        </w:rPr>
        <w:t>建立一套能够保存二王考据过程、支持基础检索与案例展示、并可继续扩展的专题知识库原型，同时据此对二王处理典型疑难问题的方法类型形成初步归纳。</w:t>
      </w:r>
      <w:ins w:id="515" w:author="31572" w:date="2026-04-08T01:23:00Z" w16du:dateUtc="2026-04-07T17:23:00Z">
        <w:r w:rsidR="00493FC4" w:rsidRPr="00E04FE7">
          <w:rPr>
            <w:rFonts w:ascii="FangSong" w:eastAsia="FangSong" w:hAnsi="FangSong" w:hint="eastAsia"/>
          </w:rPr>
          <w:t>项目拟完成以下几项可验证目标：</w:t>
        </w:r>
      </w:ins>
    </w:p>
    <w:p w14:paraId="1983CDCA" w14:textId="0B6ED930" w:rsidR="005D3173" w:rsidRPr="001A36D6" w:rsidDel="00493FC4" w:rsidRDefault="009030FF">
      <w:pPr>
        <w:rPr>
          <w:del w:id="516" w:author="31572" w:date="2026-04-08T01:23:00Z" w16du:dateUtc="2026-04-07T17:23:00Z"/>
          <w:rFonts w:ascii="FangSong" w:eastAsia="FangSong" w:hAnsi="FangSong"/>
          <w:rPrChange w:id="517" w:author="妺晗 李" w:date="2026-04-07T18:45:00Z" w16du:dateUtc="2026-04-07T10:45:00Z">
            <w:rPr>
              <w:del w:id="518" w:author="31572" w:date="2026-04-08T01:23:00Z" w16du:dateUtc="2026-04-07T17:23:00Z"/>
            </w:rPr>
          </w:rPrChange>
        </w:rPr>
      </w:pPr>
      <w:del w:id="519" w:author="31572" w:date="2026-04-08T01:23:00Z" w16du:dateUtc="2026-04-07T17:23:00Z">
        <w:r w:rsidRPr="001A36D6" w:rsidDel="00493FC4">
          <w:rPr>
            <w:rFonts w:ascii="FangSong" w:eastAsia="FangSong" w:hAnsi="FangSong" w:hint="eastAsia"/>
            <w:rPrChange w:id="520" w:author="妺晗 李" w:date="2026-04-07T18:45:00Z" w16du:dateUtc="2026-04-07T10:45:00Z">
              <w:rPr>
                <w:rFonts w:hint="eastAsia"/>
              </w:rPr>
            </w:rPrChange>
          </w:rPr>
          <w:delText>在此基础上，项目拟完成以下几项可验证目标：</w:delText>
        </w:r>
      </w:del>
    </w:p>
    <w:p w14:paraId="707A887C" w14:textId="58D26ACA" w:rsidR="005D3173" w:rsidRPr="001A36D6" w:rsidRDefault="009030FF">
      <w:pPr>
        <w:ind w:firstLineChars="200" w:firstLine="480"/>
        <w:rPr>
          <w:rFonts w:ascii="FangSong" w:eastAsia="FangSong" w:hAnsi="FangSong"/>
          <w:rPrChange w:id="521" w:author="妺晗 李" w:date="2026-04-07T18:45:00Z" w16du:dateUtc="2026-04-07T10:45:00Z">
            <w:rPr/>
          </w:rPrChange>
        </w:rPr>
        <w:pPrChange w:id="522" w:author="妺晗 李" w:date="2026-04-07T18:50:00Z" w16du:dateUtc="2026-04-07T10:50:00Z">
          <w:pPr/>
        </w:pPrChange>
      </w:pPr>
      <w:r w:rsidRPr="001A36D6">
        <w:rPr>
          <w:rFonts w:ascii="FangSong" w:eastAsia="FangSong" w:hAnsi="FangSong"/>
          <w:rPrChange w:id="523" w:author="妺晗 李" w:date="2026-04-07T18:45:00Z" w16du:dateUtc="2026-04-07T10:45:00Z">
            <w:rPr/>
          </w:rPrChange>
        </w:rPr>
        <w:t xml:space="preserve">1. </w:t>
      </w:r>
      <w:r w:rsidRPr="001A36D6">
        <w:rPr>
          <w:rFonts w:ascii="FangSong" w:eastAsia="FangSong" w:hAnsi="FangSong" w:hint="eastAsia"/>
          <w:rPrChange w:id="524" w:author="妺晗 李" w:date="2026-04-07T18:45:00Z" w16du:dateUtc="2026-04-07T10:45:00Z">
            <w:rPr>
              <w:rFonts w:hint="eastAsia"/>
            </w:rPr>
          </w:rPrChange>
        </w:rPr>
        <w:t>从</w:t>
      </w:r>
      <w:r w:rsidRPr="001A36D6">
        <w:rPr>
          <w:rFonts w:ascii="FangSong" w:eastAsia="FangSong" w:hAnsi="FangSong"/>
          <w:rPrChange w:id="525" w:author="妺晗 李" w:date="2026-04-07T18:45:00Z" w16du:dateUtc="2026-04-07T10:45:00Z">
            <w:rPr/>
          </w:rPrChange>
        </w:rPr>
        <w:t>“</w:t>
      </w:r>
      <w:r w:rsidRPr="001A36D6">
        <w:rPr>
          <w:rFonts w:ascii="FangSong" w:eastAsia="FangSong" w:hAnsi="FangSong" w:hint="eastAsia"/>
          <w:rPrChange w:id="526" w:author="妺晗 李" w:date="2026-04-07T18:45:00Z" w16du:dateUtc="2026-04-07T10:45:00Z">
            <w:rPr>
              <w:rFonts w:hint="eastAsia"/>
            </w:rPr>
          </w:rPrChange>
        </w:rPr>
        <w:t>王氏四种</w:t>
      </w:r>
      <w:r w:rsidRPr="001A36D6">
        <w:rPr>
          <w:rFonts w:ascii="FangSong" w:eastAsia="FangSong" w:hAnsi="FangSong"/>
          <w:rPrChange w:id="527" w:author="妺晗 李" w:date="2026-04-07T18:45:00Z" w16du:dateUtc="2026-04-07T10:45:00Z">
            <w:rPr/>
          </w:rPrChange>
        </w:rPr>
        <w:t>”</w:t>
      </w:r>
      <w:r w:rsidRPr="001A36D6">
        <w:rPr>
          <w:rFonts w:ascii="FangSong" w:eastAsia="FangSong" w:hAnsi="FangSong" w:hint="eastAsia"/>
          <w:rPrChange w:id="528" w:author="妺晗 李" w:date="2026-04-07T18:45:00Z" w16du:dateUtc="2026-04-07T10:45:00Z">
            <w:rPr>
              <w:rFonts w:hint="eastAsia"/>
            </w:rPr>
          </w:rPrChange>
        </w:rPr>
        <w:t>中选出首批</w:t>
      </w:r>
      <w:del w:id="529" w:author="31572" w:date="2026-04-08T00:19:00Z" w16du:dateUtc="2026-04-07T16:19:00Z">
        <w:r w:rsidRPr="001A36D6" w:rsidDel="002A7061">
          <w:rPr>
            <w:rFonts w:ascii="FangSong" w:eastAsia="FangSong" w:hAnsi="FangSong" w:hint="eastAsia"/>
            <w:rPrChange w:id="530" w:author="妺晗 李" w:date="2026-04-07T18:45:00Z" w16du:dateUtc="2026-04-07T10:45:00Z">
              <w:rPr>
                <w:rFonts w:hint="eastAsia"/>
              </w:rPr>
            </w:rPrChange>
          </w:rPr>
          <w:delText>不少于</w:delText>
        </w:r>
        <w:r w:rsidRPr="001A36D6" w:rsidDel="002A7061">
          <w:rPr>
            <w:rFonts w:ascii="FangSong" w:eastAsia="FangSong" w:hAnsi="FangSong"/>
            <w:rPrChange w:id="531" w:author="妺晗 李" w:date="2026-04-07T18:45:00Z" w16du:dateUtc="2026-04-07T10:45:00Z">
              <w:rPr/>
            </w:rPrChange>
          </w:rPr>
          <w:delText xml:space="preserve"> 60 </w:delText>
        </w:r>
        <w:r w:rsidRPr="001A36D6" w:rsidDel="002A7061">
          <w:rPr>
            <w:rFonts w:ascii="FangSong" w:eastAsia="FangSong" w:hAnsi="FangSong" w:hint="eastAsia"/>
            <w:rPrChange w:id="532" w:author="妺晗 李" w:date="2026-04-07T18:45:00Z" w16du:dateUtc="2026-04-07T10:45:00Z">
              <w:rPr>
                <w:rFonts w:hint="eastAsia"/>
              </w:rPr>
            </w:rPrChange>
          </w:rPr>
          <w:delText>条</w:delText>
        </w:r>
      </w:del>
      <w:r w:rsidRPr="001A36D6">
        <w:rPr>
          <w:rFonts w:ascii="FangSong" w:eastAsia="FangSong" w:hAnsi="FangSong" w:hint="eastAsia"/>
          <w:rPrChange w:id="533" w:author="妺晗 李" w:date="2026-04-07T18:45:00Z" w16du:dateUtc="2026-04-07T10:45:00Z">
            <w:rPr>
              <w:rFonts w:hint="eastAsia"/>
            </w:rPr>
          </w:rPrChange>
        </w:rPr>
        <w:t>代表性案例，覆盖若干典型问题类型，补齐出处、原文和引证材料。</w:t>
      </w:r>
    </w:p>
    <w:p w14:paraId="27D2EF8A" w14:textId="77777777" w:rsidR="005D3173" w:rsidRPr="001A36D6" w:rsidRDefault="009030FF">
      <w:pPr>
        <w:ind w:firstLineChars="200" w:firstLine="480"/>
        <w:rPr>
          <w:rFonts w:ascii="FangSong" w:eastAsia="FangSong" w:hAnsi="FangSong"/>
          <w:rPrChange w:id="534" w:author="妺晗 李" w:date="2026-04-07T18:45:00Z" w16du:dateUtc="2026-04-07T10:45:00Z">
            <w:rPr/>
          </w:rPrChange>
        </w:rPr>
        <w:pPrChange w:id="535" w:author="妺晗 李" w:date="2026-04-07T18:50:00Z" w16du:dateUtc="2026-04-07T10:50:00Z">
          <w:pPr/>
        </w:pPrChange>
      </w:pPr>
      <w:r w:rsidRPr="001A36D6">
        <w:rPr>
          <w:rFonts w:ascii="FangSong" w:eastAsia="FangSong" w:hAnsi="FangSong"/>
          <w:rPrChange w:id="536" w:author="妺晗 李" w:date="2026-04-07T18:45:00Z" w16du:dateUtc="2026-04-07T10:45:00Z">
            <w:rPr/>
          </w:rPrChange>
        </w:rPr>
        <w:lastRenderedPageBreak/>
        <w:t xml:space="preserve">2. </w:t>
      </w:r>
      <w:r w:rsidRPr="001A36D6">
        <w:rPr>
          <w:rFonts w:ascii="FangSong" w:eastAsia="FangSong" w:hAnsi="FangSong" w:hint="eastAsia"/>
          <w:rPrChange w:id="537" w:author="妺晗 李" w:date="2026-04-07T18:45:00Z" w16du:dateUtc="2026-04-07T10:45:00Z">
            <w:rPr>
              <w:rFonts w:hint="eastAsia"/>
            </w:rPr>
          </w:rPrChange>
        </w:rPr>
        <w:t>为每条案例建立统一的记录格式，</w:t>
      </w:r>
      <w:del w:id="538" w:author="31572" w:date="2026-04-08T01:34:00Z" w16du:dateUtc="2026-04-07T17:34:00Z">
        <w:r w:rsidRPr="001A36D6" w:rsidDel="00C47FBD">
          <w:rPr>
            <w:rFonts w:ascii="FangSong" w:eastAsia="FangSong" w:hAnsi="FangSong" w:hint="eastAsia"/>
            <w:rPrChange w:id="539" w:author="妺晗 李" w:date="2026-04-07T18:45:00Z" w16du:dateUtc="2026-04-07T10:45:00Z">
              <w:rPr>
                <w:rFonts w:hint="eastAsia"/>
              </w:rPr>
            </w:rPrChange>
          </w:rPr>
          <w:delText>至少</w:delText>
        </w:r>
      </w:del>
      <w:r w:rsidRPr="001A36D6">
        <w:rPr>
          <w:rFonts w:ascii="FangSong" w:eastAsia="FangSong" w:hAnsi="FangSong" w:hint="eastAsia"/>
          <w:rPrChange w:id="540" w:author="妺晗 李" w:date="2026-04-07T18:45:00Z" w16du:dateUtc="2026-04-07T10:45:00Z">
            <w:rPr>
              <w:rFonts w:hint="eastAsia"/>
            </w:rPr>
          </w:rPrChange>
        </w:rPr>
        <w:t>写清发疑、预设、取证、释理、结论五个环节及其回溯信息。</w:t>
      </w:r>
    </w:p>
    <w:p w14:paraId="623C4996" w14:textId="2ADB92E8" w:rsidR="005D3173" w:rsidRDefault="009030FF">
      <w:pPr>
        <w:ind w:firstLineChars="200" w:firstLine="480"/>
        <w:rPr>
          <w:ins w:id="541" w:author="31572" w:date="2026-04-08T02:09:00Z" w16du:dateUtc="2026-04-07T18:09:00Z"/>
          <w:rFonts w:ascii="FangSong" w:eastAsia="FangSong" w:hAnsi="FangSong" w:hint="eastAsia"/>
        </w:rPr>
      </w:pPr>
      <w:r w:rsidRPr="001A36D6">
        <w:rPr>
          <w:rFonts w:ascii="FangSong" w:eastAsia="FangSong" w:hAnsi="FangSong"/>
          <w:rPrChange w:id="542" w:author="妺晗 李" w:date="2026-04-07T18:45:00Z" w16du:dateUtc="2026-04-07T10:45:00Z">
            <w:rPr/>
          </w:rPrChange>
        </w:rPr>
        <w:t xml:space="preserve">3. </w:t>
      </w:r>
      <w:del w:id="543" w:author="31572" w:date="2026-04-08T00:23:00Z" w16du:dateUtc="2026-04-07T16:23:00Z">
        <w:r w:rsidRPr="001A36D6" w:rsidDel="002A7061">
          <w:rPr>
            <w:rFonts w:ascii="FangSong" w:eastAsia="FangSong" w:hAnsi="FangSong" w:hint="eastAsia"/>
            <w:rPrChange w:id="544" w:author="妺晗 李" w:date="2026-04-07T18:45:00Z" w16du:dateUtc="2026-04-07T10:45:00Z">
              <w:rPr>
                <w:rFonts w:hint="eastAsia"/>
              </w:rPr>
            </w:rPrChange>
          </w:rPr>
          <w:delText>完成</w:delText>
        </w:r>
      </w:del>
      <w:ins w:id="545" w:author="31572" w:date="2026-04-08T00:23:00Z" w16du:dateUtc="2026-04-07T16:23:00Z">
        <w:r w:rsidR="002A7061">
          <w:rPr>
            <w:rFonts w:ascii="FangSong" w:eastAsia="FangSong" w:hAnsi="FangSong" w:hint="eastAsia"/>
          </w:rPr>
          <w:t>搭建</w:t>
        </w:r>
      </w:ins>
      <w:r w:rsidRPr="001A36D6">
        <w:rPr>
          <w:rFonts w:ascii="FangSong" w:eastAsia="FangSong" w:hAnsi="FangSong" w:hint="eastAsia"/>
          <w:rPrChange w:id="546" w:author="妺晗 李" w:date="2026-04-07T18:45:00Z" w16du:dateUtc="2026-04-07T10:45:00Z">
            <w:rPr>
              <w:rFonts w:hint="eastAsia"/>
            </w:rPr>
          </w:rPrChange>
        </w:rPr>
        <w:t>一个</w:t>
      </w:r>
      <w:del w:id="547" w:author="31572" w:date="2026-04-08T00:19:00Z" w16du:dateUtc="2026-04-07T16:19:00Z">
        <w:r w:rsidRPr="001A36D6" w:rsidDel="002A7061">
          <w:rPr>
            <w:rFonts w:ascii="FangSong" w:eastAsia="FangSong" w:hAnsi="FangSong" w:hint="eastAsia"/>
            <w:rPrChange w:id="548" w:author="妺晗 李" w:date="2026-04-07T18:45:00Z" w16du:dateUtc="2026-04-07T10:45:00Z">
              <w:rPr>
                <w:rFonts w:hint="eastAsia"/>
              </w:rPr>
            </w:rPrChange>
          </w:rPr>
          <w:delText>本地</w:delText>
        </w:r>
      </w:del>
      <w:r w:rsidRPr="001A36D6">
        <w:rPr>
          <w:rFonts w:ascii="FangSong" w:eastAsia="FangSong" w:hAnsi="FangSong" w:hint="eastAsia"/>
          <w:rPrChange w:id="549" w:author="妺晗 李" w:date="2026-04-07T18:45:00Z" w16du:dateUtc="2026-04-07T10:45:00Z">
            <w:rPr>
              <w:rFonts w:hint="eastAsia"/>
            </w:rPr>
          </w:rPrChange>
        </w:rPr>
        <w:t>可运行的</w:t>
      </w:r>
      <w:ins w:id="550" w:author="31572" w:date="2026-04-08T02:09:00Z" w16du:dateUtc="2026-04-07T18:09:00Z">
        <w:r w:rsidR="00D61514">
          <w:rPr>
            <w:rFonts w:ascii="FangSong" w:eastAsia="FangSong" w:hAnsi="FangSong" w:hint="eastAsia"/>
          </w:rPr>
          <w:t>完善全面的</w:t>
        </w:r>
      </w:ins>
      <w:del w:id="551" w:author="31572" w:date="2026-04-08T00:22:00Z" w16du:dateUtc="2026-04-07T16:22:00Z">
        <w:r w:rsidRPr="001A36D6" w:rsidDel="002A7061">
          <w:rPr>
            <w:rFonts w:ascii="FangSong" w:eastAsia="FangSong" w:hAnsi="FangSong" w:hint="eastAsia"/>
            <w:rPrChange w:id="552" w:author="妺晗 李" w:date="2026-04-07T18:45:00Z" w16du:dateUtc="2026-04-07T10:45:00Z">
              <w:rPr>
                <w:rFonts w:hint="eastAsia"/>
              </w:rPr>
            </w:rPrChange>
          </w:rPr>
          <w:delText>演示</w:delText>
        </w:r>
      </w:del>
      <w:del w:id="553" w:author="31572" w:date="2026-04-08T00:19:00Z" w16du:dateUtc="2026-04-07T16:19:00Z">
        <w:r w:rsidRPr="001A36D6" w:rsidDel="002A7061">
          <w:rPr>
            <w:rFonts w:ascii="FangSong" w:eastAsia="FangSong" w:hAnsi="FangSong" w:hint="eastAsia"/>
            <w:rPrChange w:id="554" w:author="妺晗 李" w:date="2026-04-07T18:45:00Z" w16du:dateUtc="2026-04-07T10:45:00Z">
              <w:rPr>
                <w:rFonts w:hint="eastAsia"/>
              </w:rPr>
            </w:rPrChange>
          </w:rPr>
          <w:delText>原型</w:delText>
        </w:r>
      </w:del>
      <w:ins w:id="555" w:author="31572" w:date="2026-04-08T00:22:00Z" w16du:dateUtc="2026-04-07T16:22:00Z">
        <w:r w:rsidR="002A7061">
          <w:rPr>
            <w:rFonts w:ascii="FangSong" w:eastAsia="FangSong" w:hAnsi="FangSong" w:hint="eastAsia"/>
          </w:rPr>
          <w:t>网站</w:t>
        </w:r>
      </w:ins>
      <w:r w:rsidRPr="001A36D6">
        <w:rPr>
          <w:rFonts w:ascii="FangSong" w:eastAsia="FangSong" w:hAnsi="FangSong" w:hint="eastAsia"/>
          <w:rPrChange w:id="556" w:author="妺晗 李" w:date="2026-04-07T18:45:00Z" w16du:dateUtc="2026-04-07T10:45:00Z">
            <w:rPr>
              <w:rFonts w:hint="eastAsia"/>
            </w:rPr>
          </w:rPrChange>
        </w:rPr>
        <w:t>，支持字词检索、案例浏览、案例详情、证据链回看和基础统计。</w:t>
      </w:r>
    </w:p>
    <w:p w14:paraId="01C39645" w14:textId="3CCB42EB" w:rsidR="00D61514" w:rsidRPr="001A36D6" w:rsidDel="00AF123F" w:rsidRDefault="00D61514">
      <w:pPr>
        <w:ind w:firstLineChars="200" w:firstLine="480"/>
        <w:rPr>
          <w:del w:id="557" w:author="31572" w:date="2026-04-08T02:30:00Z" w16du:dateUtc="2026-04-07T18:30:00Z"/>
          <w:rFonts w:ascii="FangSong" w:eastAsia="FangSong" w:hAnsi="FangSong"/>
          <w:rPrChange w:id="558" w:author="妺晗 李" w:date="2026-04-07T18:45:00Z" w16du:dateUtc="2026-04-07T10:45:00Z">
            <w:rPr>
              <w:del w:id="559" w:author="31572" w:date="2026-04-08T02:30:00Z" w16du:dateUtc="2026-04-07T18:30:00Z"/>
            </w:rPr>
          </w:rPrChange>
        </w:rPr>
        <w:pPrChange w:id="560" w:author="妺晗 李" w:date="2026-04-07T18:50:00Z" w16du:dateUtc="2026-04-07T10:50:00Z">
          <w:pPr/>
        </w:pPrChange>
      </w:pPr>
      <w:ins w:id="561" w:author="31572" w:date="2026-04-08T02:09:00Z" w16du:dateUtc="2026-04-07T18:09:00Z">
        <w:r>
          <w:rPr>
            <w:rFonts w:ascii="FangSong" w:eastAsia="FangSong" w:hAnsi="FangSong" w:hint="eastAsia"/>
          </w:rPr>
          <w:t xml:space="preserve">4. </w:t>
        </w:r>
      </w:ins>
      <w:ins w:id="562" w:author="31572" w:date="2026-04-08T02:12:00Z" w16du:dateUtc="2026-04-07T18:12:00Z">
        <w:r>
          <w:rPr>
            <w:rFonts w:ascii="FangSong" w:eastAsia="FangSong" w:hAnsi="FangSong" w:hint="eastAsia"/>
          </w:rPr>
          <w:t>后期</w:t>
        </w:r>
      </w:ins>
      <w:ins w:id="563" w:author="31572" w:date="2026-04-08T02:29:00Z">
        <w:r w:rsidR="00AF123F" w:rsidRPr="00AF123F">
          <w:rPr>
            <w:rFonts w:ascii="FangSong" w:eastAsia="FangSong" w:hAnsi="FangSong"/>
          </w:rPr>
          <w:t>在人工拆解样本较稳定的基础上，探索检索增强与轻量微调等方法在相似案例召回、证据片段匹配和五环节草稿生成中的辅助作用</w:t>
        </w:r>
      </w:ins>
      <w:ins w:id="564" w:author="31572" w:date="2026-04-08T02:12:00Z" w16du:dateUtc="2026-04-07T18:12:00Z">
        <w:r>
          <w:rPr>
            <w:rFonts w:ascii="FangSong" w:eastAsia="FangSong" w:hAnsi="FangSong" w:hint="eastAsia"/>
          </w:rPr>
          <w:t>。</w:t>
        </w:r>
      </w:ins>
    </w:p>
    <w:p w14:paraId="3DDFF222" w14:textId="51EDAF06" w:rsidR="005D3173" w:rsidRPr="001A36D6" w:rsidRDefault="009030FF" w:rsidP="00AF123F">
      <w:pPr>
        <w:ind w:firstLineChars="200" w:firstLine="480"/>
        <w:rPr>
          <w:rFonts w:ascii="FangSong" w:eastAsia="FangSong" w:hAnsi="FangSong"/>
          <w:rPrChange w:id="565" w:author="妺晗 李" w:date="2026-04-07T18:45:00Z" w16du:dateUtc="2026-04-07T10:45:00Z">
            <w:rPr/>
          </w:rPrChange>
        </w:rPr>
        <w:pPrChange w:id="566" w:author="31572" w:date="2026-04-08T02:30:00Z" w16du:dateUtc="2026-04-07T18:30:00Z">
          <w:pPr/>
        </w:pPrChange>
      </w:pPr>
      <w:del w:id="567" w:author="31572" w:date="2026-04-08T02:30:00Z" w16du:dateUtc="2026-04-07T18:30:00Z">
        <w:r w:rsidRPr="001A36D6" w:rsidDel="00AF123F">
          <w:rPr>
            <w:rFonts w:ascii="FangSong" w:eastAsia="FangSong" w:hAnsi="FangSong"/>
            <w:rPrChange w:id="568" w:author="妺晗 李" w:date="2026-04-07T18:45:00Z" w16du:dateUtc="2026-04-07T10:45:00Z">
              <w:rPr/>
            </w:rPrChange>
          </w:rPr>
          <w:delText>4</w:delText>
        </w:r>
      </w:del>
      <w:ins w:id="569" w:author="31572" w:date="2026-04-08T02:31:00Z" w16du:dateUtc="2026-04-07T18:31:00Z">
        <w:r w:rsidR="00AF123F">
          <w:rPr>
            <w:rFonts w:ascii="FangSong" w:eastAsia="FangSong" w:hAnsi="FangSong" w:hint="eastAsia"/>
          </w:rPr>
          <w:t>5</w:t>
        </w:r>
      </w:ins>
      <w:r w:rsidRPr="001A36D6">
        <w:rPr>
          <w:rFonts w:ascii="FangSong" w:eastAsia="FangSong" w:hAnsi="FangSong"/>
          <w:rPrChange w:id="570" w:author="妺晗 李" w:date="2026-04-07T18:45:00Z" w16du:dateUtc="2026-04-07T10:45:00Z">
            <w:rPr/>
          </w:rPrChange>
        </w:rPr>
        <w:t xml:space="preserve">. </w:t>
      </w:r>
      <w:r w:rsidRPr="001A36D6">
        <w:rPr>
          <w:rFonts w:ascii="FangSong" w:eastAsia="FangSong" w:hAnsi="FangSong" w:hint="eastAsia"/>
          <w:rPrChange w:id="571" w:author="妺晗 李" w:date="2026-04-07T18:45:00Z" w16du:dateUtc="2026-04-07T10:45:00Z">
            <w:rPr>
              <w:rFonts w:hint="eastAsia"/>
            </w:rPr>
          </w:rPrChange>
        </w:rPr>
        <w:t>在首批案例基础上，形成《二王考据案例标注规范</w:t>
      </w:r>
      <w:del w:id="572" w:author="31572" w:date="2026-04-08T02:32:00Z" w16du:dateUtc="2026-04-07T18:32:00Z">
        <w:r w:rsidRPr="001A36D6" w:rsidDel="00AF123F">
          <w:rPr>
            <w:rFonts w:ascii="FangSong" w:eastAsia="FangSong" w:hAnsi="FangSong" w:hint="eastAsia"/>
            <w:rPrChange w:id="573" w:author="妺晗 李" w:date="2026-04-07T18:45:00Z" w16du:dateUtc="2026-04-07T10:45:00Z">
              <w:rPr>
                <w:rFonts w:hint="eastAsia"/>
              </w:rPr>
            </w:rPrChange>
          </w:rPr>
          <w:delText>》</w:delText>
        </w:r>
        <w:r w:rsidRPr="001A36D6" w:rsidDel="00AF123F">
          <w:rPr>
            <w:rFonts w:ascii="FangSong" w:eastAsia="FangSong" w:hAnsi="FangSong" w:hint="eastAsia"/>
            <w:rPrChange w:id="574" w:author="妺晗 李" w:date="2026-04-07T18:45:00Z" w16du:dateUtc="2026-04-07T10:45:00Z">
              <w:rPr/>
            </w:rPrChange>
          </w:rPr>
          <w:delText xml:space="preserve">1 </w:delText>
        </w:r>
        <w:r w:rsidRPr="001A36D6" w:rsidDel="00AF123F">
          <w:rPr>
            <w:rFonts w:ascii="FangSong" w:eastAsia="FangSong" w:hAnsi="FangSong" w:hint="eastAsia"/>
            <w:rPrChange w:id="575" w:author="妺晗 李" w:date="2026-04-07T18:45:00Z" w16du:dateUtc="2026-04-07T10:45:00Z">
              <w:rPr>
                <w:rFonts w:hint="eastAsia"/>
              </w:rPr>
            </w:rPrChange>
          </w:rPr>
          <w:delText>份和《二王典型</w:delText>
        </w:r>
      </w:del>
      <w:ins w:id="576" w:author="31572" w:date="2026-04-08T02:32:00Z" w16du:dateUtc="2026-04-07T18:32:00Z">
        <w:r w:rsidR="00AF123F">
          <w:rPr>
            <w:rFonts w:ascii="FangSong" w:eastAsia="FangSong" w:hAnsi="FangSong" w:hint="eastAsia"/>
          </w:rPr>
          <w:t>与</w:t>
        </w:r>
      </w:ins>
      <w:r w:rsidRPr="001A36D6">
        <w:rPr>
          <w:rFonts w:ascii="FangSong" w:eastAsia="FangSong" w:hAnsi="FangSong" w:hint="eastAsia"/>
          <w:rPrChange w:id="577" w:author="妺晗 李" w:date="2026-04-07T18:45:00Z" w16du:dateUtc="2026-04-07T10:45:00Z">
            <w:rPr>
              <w:rFonts w:hint="eastAsia"/>
            </w:rPr>
          </w:rPrChange>
        </w:rPr>
        <w:t>疑难处理路径整理说明》</w:t>
      </w:r>
      <w:r w:rsidRPr="001A36D6">
        <w:rPr>
          <w:rFonts w:ascii="FangSong" w:eastAsia="FangSong" w:hAnsi="FangSong"/>
          <w:rPrChange w:id="578" w:author="妺晗 李" w:date="2026-04-07T18:45:00Z" w16du:dateUtc="2026-04-07T10:45:00Z">
            <w:rPr/>
          </w:rPrChange>
        </w:rPr>
        <w:t xml:space="preserve">1 </w:t>
      </w:r>
      <w:r w:rsidRPr="001A36D6">
        <w:rPr>
          <w:rFonts w:ascii="FangSong" w:eastAsia="FangSong" w:hAnsi="FangSong" w:hint="eastAsia"/>
          <w:rPrChange w:id="579" w:author="妺晗 李" w:date="2026-04-07T18:45:00Z" w16du:dateUtc="2026-04-07T10:45:00Z">
            <w:rPr>
              <w:rFonts w:hint="eastAsia"/>
            </w:rPr>
          </w:rPrChange>
        </w:rPr>
        <w:t>份。</w:t>
      </w:r>
    </w:p>
    <w:p w14:paraId="5358D8BE" w14:textId="6A574B8F" w:rsidR="005D3173" w:rsidRPr="001A36D6" w:rsidDel="00D61514" w:rsidRDefault="009030FF">
      <w:pPr>
        <w:ind w:firstLineChars="200" w:firstLine="480"/>
        <w:rPr>
          <w:del w:id="580" w:author="31572" w:date="2026-04-08T02:07:00Z" w16du:dateUtc="2026-04-07T18:07:00Z"/>
          <w:rFonts w:ascii="FangSong" w:eastAsia="FangSong" w:hAnsi="FangSong"/>
          <w:rPrChange w:id="581" w:author="妺晗 李" w:date="2026-04-07T18:45:00Z" w16du:dateUtc="2026-04-07T10:45:00Z">
            <w:rPr>
              <w:del w:id="582" w:author="31572" w:date="2026-04-08T02:07:00Z" w16du:dateUtc="2026-04-07T18:07:00Z"/>
            </w:rPr>
          </w:rPrChange>
        </w:rPr>
        <w:pPrChange w:id="583" w:author="妺晗 李" w:date="2026-04-07T18:50:00Z" w16du:dateUtc="2026-04-07T10:50:00Z">
          <w:pPr/>
        </w:pPrChange>
      </w:pPr>
      <w:del w:id="584" w:author="31572" w:date="2026-04-08T02:07:00Z" w16du:dateUtc="2026-04-07T18:07:00Z">
        <w:r w:rsidRPr="001A36D6" w:rsidDel="00D61514">
          <w:rPr>
            <w:rFonts w:ascii="FangSong" w:eastAsia="FangSong" w:hAnsi="FangSong"/>
            <w:rPrChange w:id="585" w:author="妺晗 李" w:date="2026-04-07T18:45:00Z" w16du:dateUtc="2026-04-07T10:45:00Z">
              <w:rPr/>
            </w:rPrChange>
          </w:rPr>
          <w:delText xml:space="preserve">5. </w:delText>
        </w:r>
        <w:r w:rsidRPr="001A36D6" w:rsidDel="00D61514">
          <w:rPr>
            <w:rFonts w:ascii="FangSong" w:eastAsia="FangSong" w:hAnsi="FangSong" w:hint="eastAsia"/>
            <w:rPrChange w:id="586" w:author="妺晗 李" w:date="2026-04-07T18:45:00Z" w16du:dateUtc="2026-04-07T10:45:00Z">
              <w:rPr>
                <w:rFonts w:hint="eastAsia"/>
              </w:rPr>
            </w:rPrChange>
          </w:rPr>
          <w:delText>形成一套后续可以继续补案例、继续修订的工作规则，为后续扩充提供统一口径。</w:delText>
        </w:r>
      </w:del>
    </w:p>
    <w:p w14:paraId="127FDB6D" w14:textId="77777777" w:rsidR="005D3173" w:rsidRPr="001A36D6" w:rsidRDefault="009030FF">
      <w:pPr>
        <w:pStyle w:val="3"/>
        <w:rPr>
          <w:rFonts w:ascii="FangSong" w:eastAsia="FangSong" w:hAnsi="FangSong"/>
          <w:rPrChange w:id="587" w:author="妺晗 李" w:date="2026-04-07T18:45:00Z" w16du:dateUtc="2026-04-07T10:45:00Z">
            <w:rPr/>
          </w:rPrChange>
        </w:rPr>
      </w:pPr>
      <w:r w:rsidRPr="001A36D6">
        <w:rPr>
          <w:rFonts w:ascii="FangSong" w:eastAsia="FangSong" w:hAnsi="FangSong"/>
          <w:rPrChange w:id="588" w:author="妺晗 李" w:date="2026-04-07T18:45:00Z" w16du:dateUtc="2026-04-07T10:45:00Z">
            <w:rPr/>
          </w:rPrChange>
        </w:rPr>
        <w:t xml:space="preserve">3. </w:t>
      </w:r>
      <w:r w:rsidRPr="001A36D6">
        <w:rPr>
          <w:rFonts w:ascii="FangSong" w:eastAsia="FangSong" w:hAnsi="FangSong" w:hint="eastAsia"/>
          <w:rPrChange w:id="589" w:author="妺晗 李" w:date="2026-04-07T18:45:00Z" w16du:dateUtc="2026-04-07T10:45:00Z">
            <w:rPr>
              <w:rFonts w:hint="eastAsia"/>
            </w:rPr>
          </w:rPrChange>
        </w:rPr>
        <w:t>研究内容</w:t>
      </w:r>
    </w:p>
    <w:p w14:paraId="4E119560" w14:textId="6D2AC80D" w:rsidR="005D3173" w:rsidRPr="001A36D6" w:rsidRDefault="009030FF">
      <w:pPr>
        <w:ind w:firstLineChars="200" w:firstLine="480"/>
        <w:rPr>
          <w:rFonts w:ascii="FangSong" w:eastAsia="FangSong" w:hAnsi="FangSong"/>
          <w:rPrChange w:id="590" w:author="妺晗 李" w:date="2026-04-07T18:45:00Z" w16du:dateUtc="2026-04-07T10:45:00Z">
            <w:rPr/>
          </w:rPrChange>
        </w:rPr>
        <w:pPrChange w:id="591" w:author="妺晗 李" w:date="2026-04-07T18:50:00Z" w16du:dateUtc="2026-04-07T10:50:00Z">
          <w:pPr/>
        </w:pPrChange>
      </w:pPr>
      <w:del w:id="592" w:author="妺晗 李" w:date="2026-04-07T18:50:00Z" w16du:dateUtc="2026-04-07T10:50:00Z">
        <w:r w:rsidRPr="001A36D6" w:rsidDel="001A36D6">
          <w:rPr>
            <w:rFonts w:ascii="FangSong" w:eastAsia="FangSong" w:hAnsi="FangSong" w:hint="eastAsia"/>
            <w:rPrChange w:id="593" w:author="妺晗 李" w:date="2026-04-07T18:45:00Z" w16du:dateUtc="2026-04-07T10:45:00Z">
              <w:rPr>
                <w:rFonts w:hint="eastAsia"/>
              </w:rPr>
            </w:rPrChange>
          </w:rPr>
          <w:delText>本</w:delText>
        </w:r>
      </w:del>
      <w:ins w:id="594" w:author="妺晗 李" w:date="2026-04-07T18:50:00Z" w16du:dateUtc="2026-04-07T10:50:00Z">
        <w:r w:rsidR="001A36D6">
          <w:rPr>
            <w:rFonts w:ascii="FangSong" w:eastAsia="FangSong" w:hAnsi="FangSong" w:hint="eastAsia"/>
          </w:rPr>
          <w:t>本</w:t>
        </w:r>
      </w:ins>
      <w:r w:rsidRPr="001A36D6">
        <w:rPr>
          <w:rFonts w:ascii="FangSong" w:eastAsia="FangSong" w:hAnsi="FangSong" w:hint="eastAsia"/>
          <w:rPrChange w:id="595" w:author="妺晗 李" w:date="2026-04-07T18:45:00Z" w16du:dateUtc="2026-04-07T10:45:00Z">
            <w:rPr>
              <w:rFonts w:hint="eastAsia"/>
            </w:rPr>
          </w:rPrChange>
        </w:rPr>
        <w:t>项目的研究内容主要包括五部分</w:t>
      </w:r>
      <w:ins w:id="596" w:author="妺晗 李" w:date="2026-04-07T18:50:00Z" w16du:dateUtc="2026-04-07T10:50:00Z">
        <w:r w:rsidR="001A36D6">
          <w:rPr>
            <w:rFonts w:ascii="FangSong" w:eastAsia="FangSong" w:hAnsi="FangSong" w:hint="eastAsia"/>
          </w:rPr>
          <w:t>：</w:t>
        </w:r>
      </w:ins>
      <w:del w:id="597" w:author="妺晗 李" w:date="2026-04-07T18:50:00Z" w16du:dateUtc="2026-04-07T10:50:00Z">
        <w:r w:rsidRPr="001A36D6" w:rsidDel="001A36D6">
          <w:rPr>
            <w:rFonts w:ascii="FangSong" w:eastAsia="FangSong" w:hAnsi="FangSong" w:hint="eastAsia"/>
            <w:rPrChange w:id="598" w:author="妺晗 李" w:date="2026-04-07T18:45:00Z" w16du:dateUtc="2026-04-07T10:45:00Z">
              <w:rPr>
                <w:rFonts w:hint="eastAsia"/>
              </w:rPr>
            </w:rPrChange>
          </w:rPr>
          <w:delText>。</w:delText>
        </w:r>
      </w:del>
    </w:p>
    <w:p w14:paraId="139C673C" w14:textId="12542E64" w:rsidR="005D3173" w:rsidRPr="001A36D6" w:rsidRDefault="009030FF">
      <w:pPr>
        <w:ind w:firstLineChars="200" w:firstLine="480"/>
        <w:rPr>
          <w:rFonts w:ascii="FangSong" w:eastAsia="FangSong" w:hAnsi="FangSong"/>
          <w:rPrChange w:id="599" w:author="妺晗 李" w:date="2026-04-07T18:45:00Z" w16du:dateUtc="2026-04-07T10:45:00Z">
            <w:rPr/>
          </w:rPrChange>
        </w:rPr>
        <w:pPrChange w:id="600" w:author="妺晗 李" w:date="2026-04-07T18:50:00Z" w16du:dateUtc="2026-04-07T10:50:00Z">
          <w:pPr/>
        </w:pPrChange>
      </w:pPr>
      <w:r w:rsidRPr="001A36D6">
        <w:rPr>
          <w:rFonts w:ascii="FangSong" w:eastAsia="FangSong" w:hAnsi="FangSong" w:hint="eastAsia"/>
          <w:rPrChange w:id="601" w:author="妺晗 李" w:date="2026-04-07T18:45:00Z" w16du:dateUtc="2026-04-07T10:45:00Z">
            <w:rPr>
              <w:rFonts w:hint="eastAsia"/>
            </w:rPr>
          </w:rPrChange>
        </w:rPr>
        <w:t>第一，文本与材料整理。团队将以</w:t>
      </w:r>
      <w:r w:rsidRPr="001A36D6">
        <w:rPr>
          <w:rFonts w:ascii="FangSong" w:eastAsia="FangSong" w:hAnsi="FangSong"/>
          <w:rPrChange w:id="602" w:author="妺晗 李" w:date="2026-04-07T18:45:00Z" w16du:dateUtc="2026-04-07T10:45:00Z">
            <w:rPr/>
          </w:rPrChange>
        </w:rPr>
        <w:t>“</w:t>
      </w:r>
      <w:r w:rsidRPr="001A36D6">
        <w:rPr>
          <w:rFonts w:ascii="FangSong" w:eastAsia="FangSong" w:hAnsi="FangSong" w:hint="eastAsia"/>
          <w:rPrChange w:id="603" w:author="妺晗 李" w:date="2026-04-07T18:45:00Z" w16du:dateUtc="2026-04-07T10:45:00Z">
            <w:rPr>
              <w:rFonts w:hint="eastAsia"/>
            </w:rPr>
          </w:rPrChange>
        </w:rPr>
        <w:t>王氏四种</w:t>
      </w:r>
      <w:r w:rsidRPr="001A36D6">
        <w:rPr>
          <w:rFonts w:ascii="FangSong" w:eastAsia="FangSong" w:hAnsi="FangSong"/>
          <w:rPrChange w:id="604" w:author="妺晗 李" w:date="2026-04-07T18:45:00Z" w16du:dateUtc="2026-04-07T10:45:00Z">
            <w:rPr/>
          </w:rPrChange>
        </w:rPr>
        <w:t>”</w:t>
      </w:r>
      <w:r w:rsidRPr="001A36D6">
        <w:rPr>
          <w:rFonts w:ascii="FangSong" w:eastAsia="FangSong" w:hAnsi="FangSong" w:hint="eastAsia"/>
          <w:rPrChange w:id="605" w:author="妺晗 李" w:date="2026-04-07T18:45:00Z" w16du:dateUtc="2026-04-07T10:45:00Z">
            <w:rPr>
              <w:rFonts w:hint="eastAsia"/>
            </w:rPr>
          </w:rPrChange>
        </w:rPr>
        <w:t>为核心材料，优先整理方法特征较鲜明的条目、札记和代表性案例，同时补录其所涉及的原始经典片段和引证材料。材料整理时将重点保留出处信息，尽量做到可以逐级回溯至卷次、篇章、条目或其他可识别位置。</w:t>
      </w:r>
      <w:ins w:id="606" w:author="31572" w:date="2026-04-08T02:45:00Z">
        <w:r w:rsidR="00757C96" w:rsidRPr="00757C96">
          <w:rPr>
            <w:rFonts w:ascii="FangSong" w:eastAsia="FangSong" w:hAnsi="FangSong"/>
          </w:rPr>
          <w:t>《经义述闻》《读书杂志》偏经文考据释读；《广雅疏证》《经传释词》偏字词释读，整理时宜先区分经文考据类与字词释读类案例分别整理，再逐步比较四书之间的方法联系。</w:t>
        </w:r>
      </w:ins>
    </w:p>
    <w:p w14:paraId="723116BA" w14:textId="336DC0C9" w:rsidR="005D3173" w:rsidRPr="001A36D6" w:rsidRDefault="009030FF">
      <w:pPr>
        <w:ind w:firstLineChars="200" w:firstLine="480"/>
        <w:rPr>
          <w:rFonts w:ascii="FangSong" w:eastAsia="FangSong" w:hAnsi="FangSong"/>
          <w:rPrChange w:id="607" w:author="妺晗 李" w:date="2026-04-07T18:45:00Z" w16du:dateUtc="2026-04-07T10:45:00Z">
            <w:rPr/>
          </w:rPrChange>
        </w:rPr>
        <w:pPrChange w:id="608" w:author="妺晗 李" w:date="2026-04-07T18:51:00Z" w16du:dateUtc="2026-04-07T10:51:00Z">
          <w:pPr/>
        </w:pPrChange>
      </w:pPr>
      <w:r w:rsidRPr="001A36D6">
        <w:rPr>
          <w:rFonts w:ascii="FangSong" w:eastAsia="FangSong" w:hAnsi="FangSong" w:hint="eastAsia"/>
          <w:rPrChange w:id="609" w:author="妺晗 李" w:date="2026-04-07T18:45:00Z" w16du:dateUtc="2026-04-07T10:45:00Z">
            <w:rPr>
              <w:rFonts w:hint="eastAsia"/>
            </w:rPr>
          </w:rPrChange>
        </w:rPr>
        <w:t>第二，结构拆解与标注设计。项目将</w:t>
      </w:r>
      <w:r w:rsidRPr="001A36D6">
        <w:rPr>
          <w:rFonts w:ascii="FangSong" w:eastAsia="FangSong" w:hAnsi="FangSong"/>
          <w:rPrChange w:id="610" w:author="妺晗 李" w:date="2026-04-07T18:45:00Z" w16du:dateUtc="2026-04-07T10:45:00Z">
            <w:rPr/>
          </w:rPrChange>
        </w:rPr>
        <w:t>“</w:t>
      </w:r>
      <w:r w:rsidRPr="001A36D6">
        <w:rPr>
          <w:rFonts w:ascii="FangSong" w:eastAsia="FangSong" w:hAnsi="FangSong" w:hint="eastAsia"/>
          <w:rPrChange w:id="611" w:author="妺晗 李" w:date="2026-04-07T18:45:00Z" w16du:dateUtc="2026-04-07T10:45:00Z">
            <w:rPr>
              <w:rFonts w:hint="eastAsia"/>
            </w:rPr>
          </w:rPrChange>
        </w:rPr>
        <w:t>单条考据</w:t>
      </w:r>
      <w:r w:rsidRPr="001A36D6">
        <w:rPr>
          <w:rFonts w:ascii="FangSong" w:eastAsia="FangSong" w:hAnsi="FangSong"/>
          <w:rPrChange w:id="612" w:author="妺晗 李" w:date="2026-04-07T18:45:00Z" w16du:dateUtc="2026-04-07T10:45:00Z">
            <w:rPr/>
          </w:rPrChange>
        </w:rPr>
        <w:t>”</w:t>
      </w:r>
      <w:r w:rsidRPr="001A36D6">
        <w:rPr>
          <w:rFonts w:ascii="FangSong" w:eastAsia="FangSong" w:hAnsi="FangSong" w:hint="eastAsia"/>
          <w:rPrChange w:id="613" w:author="妺晗 李" w:date="2026-04-07T18:45:00Z" w16du:dateUtc="2026-04-07T10:45:00Z">
            <w:rPr>
              <w:rFonts w:hint="eastAsia"/>
            </w:rPr>
          </w:rPrChange>
        </w:rPr>
        <w:t>作为基本工作单元，围绕发疑、预设、取证、释理、结论五个环节进行拆解和标注。当前阶段不强求把所有细目一次写死，而是先形成一套能进入系统使用的基础标注方式，使案例至少能够稳定呈现其结构边界、主要证据和结论状态；对于效度判断较复杂的部分，先保留人工复核和备注空间。</w:t>
      </w:r>
      <w:ins w:id="614" w:author="31572" w:date="2026-04-08T02:44:00Z">
        <w:r w:rsidR="00757C96" w:rsidRPr="00757C96">
          <w:rPr>
            <w:rFonts w:ascii="FangSong" w:eastAsia="FangSong" w:hAnsi="FangSong"/>
          </w:rPr>
          <w:t>备注信息将重点记录取证的真确性、适切性与充足性，释理是否达到字（形）安、音义安、句安、文安、事安，以及结论属于确证的考、倾向性假说还是未可证之证。</w:t>
        </w:r>
      </w:ins>
    </w:p>
    <w:p w14:paraId="6041C4AC" w14:textId="77777777" w:rsidR="005D3173" w:rsidRPr="001A36D6" w:rsidRDefault="009030FF">
      <w:pPr>
        <w:ind w:firstLineChars="200" w:firstLine="480"/>
        <w:rPr>
          <w:rFonts w:ascii="FangSong" w:eastAsia="FangSong" w:hAnsi="FangSong"/>
          <w:rPrChange w:id="615" w:author="妺晗 李" w:date="2026-04-07T18:45:00Z" w16du:dateUtc="2026-04-07T10:45:00Z">
            <w:rPr/>
          </w:rPrChange>
        </w:rPr>
        <w:pPrChange w:id="616" w:author="妺晗 李" w:date="2026-04-07T18:51:00Z" w16du:dateUtc="2026-04-07T10:51:00Z">
          <w:pPr/>
        </w:pPrChange>
      </w:pPr>
      <w:r w:rsidRPr="001A36D6">
        <w:rPr>
          <w:rFonts w:ascii="FangSong" w:eastAsia="FangSong" w:hAnsi="FangSong" w:hint="eastAsia"/>
          <w:rPrChange w:id="617" w:author="妺晗 李" w:date="2026-04-07T18:45:00Z" w16du:dateUtc="2026-04-07T10:45:00Z">
            <w:rPr>
              <w:rFonts w:hint="eastAsia"/>
            </w:rPr>
          </w:rPrChange>
        </w:rPr>
        <w:t>第三，知识库与演示系统实现。依据现有数据库设计方案，当前阶段先把著作、片段、词条、案例和证据这几类材料接起来，完成录入、查找和展示的基本闭环。当前</w:t>
      </w:r>
      <w:r w:rsidRPr="001A36D6">
        <w:rPr>
          <w:rFonts w:ascii="FangSong" w:eastAsia="FangSong" w:hAnsi="FangSong"/>
          <w:rPrChange w:id="618" w:author="妺晗 李" w:date="2026-04-07T18:45:00Z" w16du:dateUtc="2026-04-07T10:45:00Z">
            <w:rPr/>
          </w:rPrChange>
        </w:rPr>
        <w:t xml:space="preserve"> Railway </w:t>
      </w:r>
      <w:r w:rsidRPr="001A36D6">
        <w:rPr>
          <w:rFonts w:ascii="FangSong" w:eastAsia="FangSong" w:hAnsi="FangSong" w:hint="eastAsia"/>
          <w:rPrChange w:id="619" w:author="妺晗 李" w:date="2026-04-07T18:45:00Z" w16du:dateUtc="2026-04-07T10:45:00Z">
            <w:rPr>
              <w:rFonts w:hint="eastAsia"/>
            </w:rPr>
          </w:rPrChange>
        </w:rPr>
        <w:t>演示站点已经开放字词浏览、案例浏览和架构说明三类入口，并公开五张核心表的字段与索引设计，使</w:t>
      </w:r>
      <w:r w:rsidRPr="001A36D6">
        <w:rPr>
          <w:rFonts w:ascii="FangSong" w:eastAsia="FangSong" w:hAnsi="FangSong"/>
          <w:rPrChange w:id="620" w:author="妺晗 李" w:date="2026-04-07T18:45:00Z" w16du:dateUtc="2026-04-07T10:45:00Z">
            <w:rPr/>
          </w:rPrChange>
        </w:rPr>
        <w:t>“</w:t>
      </w:r>
      <w:r w:rsidRPr="001A36D6">
        <w:rPr>
          <w:rFonts w:ascii="FangSong" w:eastAsia="FangSong" w:hAnsi="FangSong" w:hint="eastAsia"/>
          <w:rPrChange w:id="621" w:author="妺晗 李" w:date="2026-04-07T18:45:00Z" w16du:dateUtc="2026-04-07T10:45:00Z">
            <w:rPr>
              <w:rFonts w:hint="eastAsia"/>
            </w:rPr>
          </w:rPrChange>
        </w:rPr>
        <w:t>研究对象</w:t>
      </w:r>
      <w:r w:rsidRPr="001A36D6">
        <w:rPr>
          <w:rFonts w:ascii="FangSong" w:eastAsia="FangSong" w:hAnsi="FangSong"/>
          <w:rPrChange w:id="622" w:author="妺晗 李" w:date="2026-04-07T18:45:00Z" w16du:dateUtc="2026-04-07T10:45:00Z">
            <w:rPr/>
          </w:rPrChange>
        </w:rPr>
        <w:t xml:space="preserve"> - </w:t>
      </w:r>
      <w:r w:rsidRPr="001A36D6">
        <w:rPr>
          <w:rFonts w:ascii="FangSong" w:eastAsia="FangSong" w:hAnsi="FangSong" w:hint="eastAsia"/>
          <w:rPrChange w:id="623" w:author="妺晗 李" w:date="2026-04-07T18:45:00Z" w16du:dateUtc="2026-04-07T10:45:00Z">
            <w:rPr>
              <w:rFonts w:hint="eastAsia"/>
            </w:rPr>
          </w:rPrChange>
        </w:rPr>
        <w:t>数据结构</w:t>
      </w:r>
      <w:r w:rsidRPr="001A36D6">
        <w:rPr>
          <w:rFonts w:ascii="FangSong" w:eastAsia="FangSong" w:hAnsi="FangSong"/>
          <w:rPrChange w:id="624" w:author="妺晗 李" w:date="2026-04-07T18:45:00Z" w16du:dateUtc="2026-04-07T10:45:00Z">
            <w:rPr/>
          </w:rPrChange>
        </w:rPr>
        <w:t xml:space="preserve"> - </w:t>
      </w:r>
      <w:r w:rsidRPr="001A36D6">
        <w:rPr>
          <w:rFonts w:ascii="FangSong" w:eastAsia="FangSong" w:hAnsi="FangSong" w:hint="eastAsia"/>
          <w:rPrChange w:id="625" w:author="妺晗 李" w:date="2026-04-07T18:45:00Z" w16du:dateUtc="2026-04-07T10:45:00Z">
            <w:rPr>
              <w:rFonts w:hint="eastAsia"/>
            </w:rPr>
          </w:rPrChange>
        </w:rPr>
        <w:t>页面展示</w:t>
      </w:r>
      <w:r w:rsidRPr="001A36D6">
        <w:rPr>
          <w:rFonts w:ascii="FangSong" w:eastAsia="FangSong" w:hAnsi="FangSong"/>
          <w:rPrChange w:id="626" w:author="妺晗 李" w:date="2026-04-07T18:45:00Z" w16du:dateUtc="2026-04-07T10:45:00Z">
            <w:rPr/>
          </w:rPrChange>
        </w:rPr>
        <w:t>”</w:t>
      </w:r>
      <w:r w:rsidRPr="001A36D6">
        <w:rPr>
          <w:rFonts w:ascii="FangSong" w:eastAsia="FangSong" w:hAnsi="FangSong" w:hint="eastAsia"/>
          <w:rPrChange w:id="627" w:author="妺晗 李" w:date="2026-04-07T18:45:00Z" w16du:dateUtc="2026-04-07T10:45:00Z">
            <w:rPr>
              <w:rFonts w:hint="eastAsia"/>
            </w:rPr>
          </w:rPrChange>
        </w:rPr>
        <w:t>之间能够形成可核验的对应关系。后续将在现有</w:t>
      </w:r>
      <w:r w:rsidRPr="001A36D6">
        <w:rPr>
          <w:rFonts w:ascii="FangSong" w:eastAsia="FangSong" w:hAnsi="FangSong"/>
          <w:rPrChange w:id="628" w:author="妺晗 李" w:date="2026-04-07T18:45:00Z" w16du:dateUtc="2026-04-07T10:45:00Z">
            <w:rPr/>
          </w:rPrChange>
        </w:rPr>
        <w:t xml:space="preserve"> Demo </w:t>
      </w:r>
      <w:r w:rsidRPr="001A36D6">
        <w:rPr>
          <w:rFonts w:ascii="FangSong" w:eastAsia="FangSong" w:hAnsi="FangSong" w:hint="eastAsia"/>
          <w:rPrChange w:id="629" w:author="妺晗 李" w:date="2026-04-07T18:45:00Z" w16du:dateUtc="2026-04-07T10:45:00Z">
            <w:rPr>
              <w:rFonts w:hint="eastAsia"/>
            </w:rPr>
          </w:rPrChange>
        </w:rPr>
        <w:t>基础上继续补充数据和完善交互，使不同阶段的研究进展都能有相应的呈现方式。</w:t>
      </w:r>
    </w:p>
    <w:p w14:paraId="5622D1ED" w14:textId="77777777" w:rsidR="005D3173" w:rsidRPr="001A36D6" w:rsidRDefault="009030FF">
      <w:pPr>
        <w:ind w:firstLineChars="200" w:firstLine="480"/>
        <w:rPr>
          <w:rFonts w:ascii="FangSong" w:eastAsia="FangSong" w:hAnsi="FangSong"/>
          <w:rPrChange w:id="630" w:author="妺晗 李" w:date="2026-04-07T18:45:00Z" w16du:dateUtc="2026-04-07T10:45:00Z">
            <w:rPr/>
          </w:rPrChange>
        </w:rPr>
        <w:pPrChange w:id="631" w:author="妺晗 李" w:date="2026-04-07T18:51:00Z" w16du:dateUtc="2026-04-07T10:51:00Z">
          <w:pPr/>
        </w:pPrChange>
      </w:pPr>
      <w:r w:rsidRPr="001A36D6">
        <w:rPr>
          <w:rFonts w:ascii="FangSong" w:eastAsia="FangSong" w:hAnsi="FangSong" w:hint="eastAsia"/>
          <w:rPrChange w:id="632" w:author="妺晗 李" w:date="2026-04-07T18:45:00Z" w16du:dateUtc="2026-04-07T10:45:00Z">
            <w:rPr>
              <w:rFonts w:hint="eastAsia"/>
            </w:rPr>
          </w:rPrChange>
        </w:rPr>
        <w:t>第四，方法归纳与学术分析。在案例累积到一定规模后，团队将把同类问题放在一起比较，例如二王遇到通假问题时通常如何发疑，处理联绵词时更依赖哪些证据，解释虚词时怎样兼顾语境和旧说，在哪些情况下需要补充释理才能形成较稳妥</w:t>
      </w:r>
      <w:r w:rsidRPr="001A36D6">
        <w:rPr>
          <w:rFonts w:ascii="FangSong" w:eastAsia="FangSong" w:hAnsi="FangSong" w:hint="eastAsia"/>
          <w:rPrChange w:id="633" w:author="妺晗 李" w:date="2026-04-07T18:45:00Z" w16du:dateUtc="2026-04-07T10:45:00Z">
            <w:rPr>
              <w:rFonts w:hint="eastAsia"/>
            </w:rPr>
          </w:rPrChange>
        </w:rPr>
        <w:lastRenderedPageBreak/>
        <w:t>的结论。这一部分既是展示内容的基础，更是本项目在古典文献学和中国早期经典考据领域希望形成的阶段性认识。</w:t>
      </w:r>
    </w:p>
    <w:p w14:paraId="10DC49F7" w14:textId="77777777" w:rsidR="005D3173" w:rsidRPr="001A36D6" w:rsidRDefault="009030FF">
      <w:pPr>
        <w:ind w:firstLineChars="200" w:firstLine="480"/>
        <w:rPr>
          <w:rFonts w:ascii="FangSong" w:eastAsia="FangSong" w:hAnsi="FangSong"/>
          <w:rPrChange w:id="634" w:author="妺晗 李" w:date="2026-04-07T18:45:00Z" w16du:dateUtc="2026-04-07T10:45:00Z">
            <w:rPr/>
          </w:rPrChange>
        </w:rPr>
        <w:pPrChange w:id="635" w:author="妺晗 李" w:date="2026-04-07T18:51:00Z" w16du:dateUtc="2026-04-07T10:51:00Z">
          <w:pPr/>
        </w:pPrChange>
      </w:pPr>
      <w:r w:rsidRPr="001A36D6">
        <w:rPr>
          <w:rFonts w:ascii="FangSong" w:eastAsia="FangSong" w:hAnsi="FangSong" w:hint="eastAsia"/>
          <w:rPrChange w:id="636" w:author="妺晗 李" w:date="2026-04-07T18:45:00Z" w16du:dateUtc="2026-04-07T10:45:00Z">
            <w:rPr>
              <w:rFonts w:hint="eastAsia"/>
            </w:rPr>
          </w:rPrChange>
        </w:rPr>
        <w:t>第五，案例验证与前端化表达。项目不把网站视为独立于研究之外的</w:t>
      </w:r>
      <w:r w:rsidRPr="001A36D6">
        <w:rPr>
          <w:rFonts w:ascii="FangSong" w:eastAsia="FangSong" w:hAnsi="FangSong"/>
          <w:rPrChange w:id="637" w:author="妺晗 李" w:date="2026-04-07T18:45:00Z" w16du:dateUtc="2026-04-07T10:45:00Z">
            <w:rPr/>
          </w:rPrChange>
        </w:rPr>
        <w:t>“</w:t>
      </w:r>
      <w:r w:rsidRPr="001A36D6">
        <w:rPr>
          <w:rFonts w:ascii="FangSong" w:eastAsia="FangSong" w:hAnsi="FangSong" w:hint="eastAsia"/>
          <w:rPrChange w:id="638" w:author="妺晗 李" w:date="2026-04-07T18:45:00Z" w16du:dateUtc="2026-04-07T10:45:00Z">
            <w:rPr>
              <w:rFonts w:hint="eastAsia"/>
            </w:rPr>
          </w:rPrChange>
        </w:rPr>
        <w:t>包装层</w:t>
      </w:r>
      <w:r w:rsidRPr="001A36D6">
        <w:rPr>
          <w:rFonts w:ascii="FangSong" w:eastAsia="FangSong" w:hAnsi="FangSong"/>
          <w:rPrChange w:id="639" w:author="妺晗 李" w:date="2026-04-07T18:45:00Z" w16du:dateUtc="2026-04-07T10:45:00Z">
            <w:rPr/>
          </w:rPrChange>
        </w:rPr>
        <w:t>”</w:t>
      </w:r>
      <w:r w:rsidRPr="001A36D6">
        <w:rPr>
          <w:rFonts w:ascii="FangSong" w:eastAsia="FangSong" w:hAnsi="FangSong" w:hint="eastAsia"/>
          <w:rPrChange w:id="640" w:author="妺晗 李" w:date="2026-04-07T18:45:00Z" w16du:dateUtc="2026-04-07T10:45:00Z">
            <w:rPr>
              <w:rFonts w:hint="eastAsia"/>
            </w:rPr>
          </w:rPrChange>
        </w:rPr>
        <w:t>，而是把它作为研究成果表达的一部分。当前首页已用《经义述闻</w:t>
      </w:r>
      <w:r w:rsidRPr="001A36D6">
        <w:rPr>
          <w:rFonts w:ascii="FangSong" w:eastAsia="FangSong" w:hAnsi="FangSong"/>
          <w:rPrChange w:id="641" w:author="妺晗 李" w:date="2026-04-07T18:45:00Z" w16du:dateUtc="2026-04-07T10:45:00Z">
            <w:rPr/>
          </w:rPrChange>
        </w:rPr>
        <w:t>·</w:t>
      </w:r>
      <w:r w:rsidRPr="001A36D6">
        <w:rPr>
          <w:rFonts w:ascii="FangSong" w:eastAsia="FangSong" w:hAnsi="FangSong" w:hint="eastAsia"/>
          <w:rPrChange w:id="642" w:author="妺晗 李" w:date="2026-04-07T18:45:00Z" w16du:dateUtc="2026-04-07T10:45:00Z">
            <w:rPr>
              <w:rFonts w:hint="eastAsia"/>
            </w:rPr>
          </w:rPrChange>
        </w:rPr>
        <w:t>左传下》</w:t>
      </w:r>
      <w:r w:rsidRPr="001A36D6">
        <w:rPr>
          <w:rFonts w:ascii="FangSong" w:eastAsia="FangSong" w:hAnsi="FangSong"/>
          <w:rPrChange w:id="643" w:author="妺晗 李" w:date="2026-04-07T18:45:00Z" w16du:dateUtc="2026-04-07T10:45:00Z">
            <w:rPr/>
          </w:rPrChange>
        </w:rPr>
        <w:t>“</w:t>
      </w:r>
      <w:r w:rsidRPr="001A36D6">
        <w:rPr>
          <w:rFonts w:ascii="FangSong" w:eastAsia="FangSong" w:hAnsi="FangSong" w:hint="eastAsia"/>
          <w:rPrChange w:id="644" w:author="妺晗 李" w:date="2026-04-07T18:45:00Z" w16du:dateUtc="2026-04-07T10:45:00Z">
            <w:rPr>
              <w:rFonts w:hint="eastAsia"/>
            </w:rPr>
          </w:rPrChange>
        </w:rPr>
        <w:t>造舟于河</w:t>
      </w:r>
      <w:r w:rsidRPr="001A36D6">
        <w:rPr>
          <w:rFonts w:ascii="FangSong" w:eastAsia="FangSong" w:hAnsi="FangSong"/>
          <w:rPrChange w:id="645" w:author="妺晗 李" w:date="2026-04-07T18:45:00Z" w16du:dateUtc="2026-04-07T10:45:00Z">
            <w:rPr/>
          </w:rPrChange>
        </w:rPr>
        <w:t>”</w:t>
      </w:r>
      <w:r w:rsidRPr="001A36D6">
        <w:rPr>
          <w:rFonts w:ascii="FangSong" w:eastAsia="FangSong" w:hAnsi="FangSong" w:hint="eastAsia"/>
          <w:rPrChange w:id="646" w:author="妺晗 李" w:date="2026-04-07T18:45:00Z" w16du:dateUtc="2026-04-07T10:45:00Z">
            <w:rPr>
              <w:rFonts w:hint="eastAsia"/>
            </w:rPr>
          </w:rPrChange>
        </w:rPr>
        <w:t>一例展示</w:t>
      </w:r>
      <w:r w:rsidRPr="001A36D6">
        <w:rPr>
          <w:rFonts w:ascii="FangSong" w:eastAsia="FangSong" w:hAnsi="FangSong"/>
          <w:rPrChange w:id="647" w:author="妺晗 李" w:date="2026-04-07T18:45:00Z" w16du:dateUtc="2026-04-07T10:45:00Z">
            <w:rPr/>
          </w:rPrChange>
        </w:rPr>
        <w:t>“</w:t>
      </w:r>
      <w:r w:rsidRPr="001A36D6">
        <w:rPr>
          <w:rFonts w:ascii="FangSong" w:eastAsia="FangSong" w:hAnsi="FangSong" w:hint="eastAsia"/>
          <w:rPrChange w:id="648" w:author="妺晗 李" w:date="2026-04-07T18:45:00Z" w16du:dateUtc="2026-04-07T10:45:00Z">
            <w:rPr>
              <w:rFonts w:hint="eastAsia"/>
            </w:rPr>
          </w:rPrChange>
        </w:rPr>
        <w:t>发疑</w:t>
      </w:r>
      <w:r w:rsidRPr="001A36D6">
        <w:rPr>
          <w:rFonts w:ascii="FangSong" w:eastAsia="FangSong" w:hAnsi="FangSong"/>
          <w:rPrChange w:id="649" w:author="妺晗 李" w:date="2026-04-07T18:45:00Z" w16du:dateUtc="2026-04-07T10:45:00Z">
            <w:rPr/>
          </w:rPrChange>
        </w:rPr>
        <w:t>—</w:t>
      </w:r>
      <w:r w:rsidRPr="001A36D6">
        <w:rPr>
          <w:rFonts w:ascii="FangSong" w:eastAsia="FangSong" w:hAnsi="FangSong" w:hint="eastAsia"/>
          <w:rPrChange w:id="650" w:author="妺晗 李" w:date="2026-04-07T18:45:00Z" w16du:dateUtc="2026-04-07T10:45:00Z">
            <w:rPr>
              <w:rFonts w:hint="eastAsia"/>
            </w:rPr>
          </w:rPrChange>
        </w:rPr>
        <w:t>设问</w:t>
      </w:r>
      <w:r w:rsidRPr="001A36D6">
        <w:rPr>
          <w:rFonts w:ascii="FangSong" w:eastAsia="FangSong" w:hAnsi="FangSong"/>
          <w:rPrChange w:id="651" w:author="妺晗 李" w:date="2026-04-07T18:45:00Z" w16du:dateUtc="2026-04-07T10:45:00Z">
            <w:rPr/>
          </w:rPrChange>
        </w:rPr>
        <w:t>—</w:t>
      </w:r>
      <w:r w:rsidRPr="001A36D6">
        <w:rPr>
          <w:rFonts w:ascii="FangSong" w:eastAsia="FangSong" w:hAnsi="FangSong" w:hint="eastAsia"/>
          <w:rPrChange w:id="652" w:author="妺晗 李" w:date="2026-04-07T18:45:00Z" w16du:dateUtc="2026-04-07T10:45:00Z">
            <w:rPr>
              <w:rFonts w:hint="eastAsia"/>
            </w:rPr>
          </w:rPrChange>
        </w:rPr>
        <w:t>取证</w:t>
      </w:r>
      <w:r w:rsidRPr="001A36D6">
        <w:rPr>
          <w:rFonts w:ascii="FangSong" w:eastAsia="FangSong" w:hAnsi="FangSong"/>
          <w:rPrChange w:id="653" w:author="妺晗 李" w:date="2026-04-07T18:45:00Z" w16du:dateUtc="2026-04-07T10:45:00Z">
            <w:rPr/>
          </w:rPrChange>
        </w:rPr>
        <w:t>—</w:t>
      </w:r>
      <w:r w:rsidRPr="001A36D6">
        <w:rPr>
          <w:rFonts w:ascii="FangSong" w:eastAsia="FangSong" w:hAnsi="FangSong" w:hint="eastAsia"/>
          <w:rPrChange w:id="654" w:author="妺晗 李" w:date="2026-04-07T18:45:00Z" w16du:dateUtc="2026-04-07T10:45:00Z">
            <w:rPr>
              <w:rFonts w:hint="eastAsia"/>
            </w:rPr>
          </w:rPrChange>
        </w:rPr>
        <w:t>释理</w:t>
      </w:r>
      <w:r w:rsidRPr="001A36D6">
        <w:rPr>
          <w:rFonts w:ascii="FangSong" w:eastAsia="FangSong" w:hAnsi="FangSong"/>
          <w:rPrChange w:id="655" w:author="妺晗 李" w:date="2026-04-07T18:45:00Z" w16du:dateUtc="2026-04-07T10:45:00Z">
            <w:rPr/>
          </w:rPrChange>
        </w:rPr>
        <w:t>—</w:t>
      </w:r>
      <w:r w:rsidRPr="001A36D6">
        <w:rPr>
          <w:rFonts w:ascii="FangSong" w:eastAsia="FangSong" w:hAnsi="FangSong" w:hint="eastAsia"/>
          <w:rPrChange w:id="656" w:author="妺晗 李" w:date="2026-04-07T18:45:00Z" w16du:dateUtc="2026-04-07T10:45:00Z">
            <w:rPr>
              <w:rFonts w:hint="eastAsia"/>
            </w:rPr>
          </w:rPrChange>
        </w:rPr>
        <w:t>结论</w:t>
      </w:r>
      <w:r w:rsidRPr="001A36D6">
        <w:rPr>
          <w:rFonts w:ascii="FangSong" w:eastAsia="FangSong" w:hAnsi="FangSong"/>
          <w:rPrChange w:id="657" w:author="妺晗 李" w:date="2026-04-07T18:45:00Z" w16du:dateUtc="2026-04-07T10:45:00Z">
            <w:rPr/>
          </w:rPrChange>
        </w:rPr>
        <w:t>”</w:t>
      </w:r>
      <w:r w:rsidRPr="001A36D6">
        <w:rPr>
          <w:rFonts w:ascii="FangSong" w:eastAsia="FangSong" w:hAnsi="FangSong" w:hint="eastAsia"/>
          <w:rPrChange w:id="658" w:author="妺晗 李" w:date="2026-04-07T18:45:00Z" w16du:dateUtc="2026-04-07T10:45:00Z">
            <w:rPr>
              <w:rFonts w:hint="eastAsia"/>
            </w:rPr>
          </w:rPrChange>
        </w:rPr>
        <w:t>的链条，可视作本项目当前最具代表性的演示样本；后续再以《葛覃》等相关材料作扩充样本，检验</w:t>
      </w:r>
      <w:r w:rsidRPr="001A36D6">
        <w:rPr>
          <w:rFonts w:ascii="FangSong" w:eastAsia="FangSong" w:hAnsi="FangSong"/>
          <w:rPrChange w:id="659" w:author="妺晗 李" w:date="2026-04-07T18:45:00Z" w16du:dateUtc="2026-04-07T10:45:00Z">
            <w:rPr/>
          </w:rPrChange>
        </w:rPr>
        <w:t>“</w:t>
      </w:r>
      <w:r w:rsidRPr="001A36D6">
        <w:rPr>
          <w:rFonts w:ascii="FangSong" w:eastAsia="FangSong" w:hAnsi="FangSong" w:hint="eastAsia"/>
          <w:rPrChange w:id="660" w:author="妺晗 李" w:date="2026-04-07T18:45:00Z" w16du:dateUtc="2026-04-07T10:45:00Z">
            <w:rPr>
              <w:rFonts w:hint="eastAsia"/>
            </w:rPr>
          </w:rPrChange>
        </w:rPr>
        <w:t>词条</w:t>
      </w:r>
      <w:r w:rsidRPr="001A36D6">
        <w:rPr>
          <w:rFonts w:ascii="FangSong" w:eastAsia="FangSong" w:hAnsi="FangSong"/>
          <w:rPrChange w:id="661" w:author="妺晗 李" w:date="2026-04-07T18:45:00Z" w16du:dateUtc="2026-04-07T10:45:00Z">
            <w:rPr/>
          </w:rPrChange>
        </w:rPr>
        <w:t xml:space="preserve"> - </w:t>
      </w:r>
      <w:r w:rsidRPr="001A36D6">
        <w:rPr>
          <w:rFonts w:ascii="FangSong" w:eastAsia="FangSong" w:hAnsi="FangSong" w:hint="eastAsia"/>
          <w:rPrChange w:id="662" w:author="妺晗 李" w:date="2026-04-07T18:45:00Z" w16du:dateUtc="2026-04-07T10:45:00Z">
            <w:rPr>
              <w:rFonts w:hint="eastAsia"/>
            </w:rPr>
          </w:rPrChange>
        </w:rPr>
        <w:t>案例</w:t>
      </w:r>
      <w:r w:rsidRPr="001A36D6">
        <w:rPr>
          <w:rFonts w:ascii="FangSong" w:eastAsia="FangSong" w:hAnsi="FangSong"/>
          <w:rPrChange w:id="663" w:author="妺晗 李" w:date="2026-04-07T18:45:00Z" w16du:dateUtc="2026-04-07T10:45:00Z">
            <w:rPr/>
          </w:rPrChange>
        </w:rPr>
        <w:t xml:space="preserve"> - </w:t>
      </w:r>
      <w:r w:rsidRPr="001A36D6">
        <w:rPr>
          <w:rFonts w:ascii="FangSong" w:eastAsia="FangSong" w:hAnsi="FangSong" w:hint="eastAsia"/>
          <w:rPrChange w:id="664" w:author="妺晗 李" w:date="2026-04-07T18:45:00Z" w16du:dateUtc="2026-04-07T10:45:00Z">
            <w:rPr>
              <w:rFonts w:hint="eastAsia"/>
            </w:rPr>
          </w:rPrChange>
        </w:rPr>
        <w:t>证据</w:t>
      </w:r>
      <w:r w:rsidRPr="001A36D6">
        <w:rPr>
          <w:rFonts w:ascii="FangSong" w:eastAsia="FangSong" w:hAnsi="FangSong"/>
          <w:rPrChange w:id="665" w:author="妺晗 李" w:date="2026-04-07T18:45:00Z" w16du:dateUtc="2026-04-07T10:45:00Z">
            <w:rPr/>
          </w:rPrChange>
        </w:rPr>
        <w:t xml:space="preserve"> - </w:t>
      </w:r>
      <w:r w:rsidRPr="001A36D6">
        <w:rPr>
          <w:rFonts w:ascii="FangSong" w:eastAsia="FangSong" w:hAnsi="FangSong" w:hint="eastAsia"/>
          <w:rPrChange w:id="666" w:author="妺晗 李" w:date="2026-04-07T18:45:00Z" w16du:dateUtc="2026-04-07T10:45:00Z">
            <w:rPr>
              <w:rFonts w:hint="eastAsia"/>
            </w:rPr>
          </w:rPrChange>
        </w:rPr>
        <w:t>出处</w:t>
      </w:r>
      <w:r w:rsidRPr="001A36D6">
        <w:rPr>
          <w:rFonts w:ascii="FangSong" w:eastAsia="FangSong" w:hAnsi="FangSong"/>
          <w:rPrChange w:id="667" w:author="妺晗 李" w:date="2026-04-07T18:45:00Z" w16du:dateUtc="2026-04-07T10:45:00Z">
            <w:rPr/>
          </w:rPrChange>
        </w:rPr>
        <w:t>”</w:t>
      </w:r>
      <w:r w:rsidRPr="001A36D6">
        <w:rPr>
          <w:rFonts w:ascii="FangSong" w:eastAsia="FangSong" w:hAnsi="FangSong" w:hint="eastAsia"/>
          <w:rPrChange w:id="668" w:author="妺晗 李" w:date="2026-04-07T18:45:00Z" w16du:dateUtc="2026-04-07T10:45:00Z">
            <w:rPr>
              <w:rFonts w:hint="eastAsia"/>
            </w:rPr>
          </w:rPrChange>
        </w:rPr>
        <w:t>的阅读路径是否足以支撑真实研究与答辩展示场景。这样处理的意义，在于先用一个结构完整、论证清楚、能够现场展示的个案把研究主线讲明白，再逐步扩展到更多类型的案例比较。</w:t>
      </w:r>
    </w:p>
    <w:p w14:paraId="6E0E4C8A" w14:textId="2292B6B7" w:rsidR="005D3173" w:rsidDel="00493FC4" w:rsidRDefault="009030FF">
      <w:pPr>
        <w:ind w:firstLineChars="200" w:firstLine="480"/>
        <w:rPr>
          <w:del w:id="669" w:author="31572" w:date="2026-04-08T01:23:00Z" w16du:dateUtc="2026-04-07T17:23:00Z"/>
          <w:rFonts w:ascii="FangSong" w:eastAsia="FangSong" w:hAnsi="FangSong" w:hint="eastAsia"/>
        </w:rPr>
      </w:pPr>
      <w:del w:id="670" w:author="31572" w:date="2026-04-08T01:23:00Z" w16du:dateUtc="2026-04-07T17:23:00Z">
        <w:r w:rsidRPr="001A36D6" w:rsidDel="00493FC4">
          <w:rPr>
            <w:rFonts w:ascii="FangSong" w:eastAsia="FangSong" w:hAnsi="FangSong" w:hint="eastAsia"/>
            <w:rPrChange w:id="671" w:author="妺晗 李" w:date="2026-04-07T18:45:00Z" w16du:dateUtc="2026-04-07T10:45:00Z">
              <w:rPr>
                <w:rFonts w:hint="eastAsia"/>
              </w:rPr>
            </w:rPrChange>
          </w:rPr>
          <w:delText>为便于申报展示、中期检查和答辩说明，当前可预留两张展示图片的固定位置。其作用不是装饰，而是把</w:delText>
        </w:r>
        <w:r w:rsidRPr="001A36D6" w:rsidDel="00493FC4">
          <w:rPr>
            <w:rFonts w:ascii="FangSong" w:eastAsia="FangSong" w:hAnsi="FangSong"/>
            <w:rPrChange w:id="672" w:author="妺晗 李" w:date="2026-04-07T18:45:00Z" w16du:dateUtc="2026-04-07T10:45:00Z">
              <w:rPr/>
            </w:rPrChange>
          </w:rPr>
          <w:delText>“</w:delText>
        </w:r>
        <w:r w:rsidRPr="001A36D6" w:rsidDel="00493FC4">
          <w:rPr>
            <w:rFonts w:ascii="FangSong" w:eastAsia="FangSong" w:hAnsi="FangSong" w:hint="eastAsia"/>
            <w:rPrChange w:id="673" w:author="妺晗 李" w:date="2026-04-07T18:45:00Z" w16du:dateUtc="2026-04-07T10:45:00Z">
              <w:rPr>
                <w:rFonts w:hint="eastAsia"/>
              </w:rPr>
            </w:rPrChange>
          </w:rPr>
          <w:delText>网站已经能展示什么</w:delText>
        </w:r>
        <w:r w:rsidRPr="001A36D6" w:rsidDel="00493FC4">
          <w:rPr>
            <w:rFonts w:ascii="FangSong" w:eastAsia="FangSong" w:hAnsi="FangSong"/>
            <w:rPrChange w:id="674" w:author="妺晗 李" w:date="2026-04-07T18:45:00Z" w16du:dateUtc="2026-04-07T10:45:00Z">
              <w:rPr/>
            </w:rPrChange>
          </w:rPr>
          <w:delText>”</w:delText>
        </w:r>
        <w:r w:rsidRPr="001A36D6" w:rsidDel="00493FC4">
          <w:rPr>
            <w:rFonts w:ascii="FangSong" w:eastAsia="FangSong" w:hAnsi="FangSong" w:hint="eastAsia"/>
            <w:rPrChange w:id="675" w:author="妺晗 李" w:date="2026-04-07T18:45:00Z" w16du:dateUtc="2026-04-07T10:45:00Z">
              <w:rPr>
                <w:rFonts w:hint="eastAsia"/>
              </w:rPr>
            </w:rPrChange>
          </w:rPr>
          <w:delText>说得更直观。</w:delText>
        </w:r>
      </w:del>
    </w:p>
    <w:p w14:paraId="7C9C64C2" w14:textId="32F8D12E" w:rsidR="00493FC4" w:rsidRPr="001A36D6" w:rsidRDefault="00493FC4">
      <w:pPr>
        <w:ind w:firstLineChars="200" w:firstLine="480"/>
        <w:rPr>
          <w:ins w:id="676" w:author="31572" w:date="2026-04-08T01:23:00Z" w16du:dateUtc="2026-04-07T17:23:00Z"/>
          <w:rFonts w:ascii="FangSong" w:eastAsia="FangSong" w:hAnsi="FangSong"/>
          <w:rPrChange w:id="677" w:author="妺晗 李" w:date="2026-04-07T18:45:00Z" w16du:dateUtc="2026-04-07T10:45:00Z">
            <w:rPr>
              <w:ins w:id="678" w:author="31572" w:date="2026-04-08T01:23:00Z" w16du:dateUtc="2026-04-07T17:23:00Z"/>
            </w:rPr>
          </w:rPrChange>
        </w:rPr>
        <w:pPrChange w:id="679" w:author="妺晗 李" w:date="2026-04-07T18:51:00Z" w16du:dateUtc="2026-04-07T10:51:00Z">
          <w:pPr/>
        </w:pPrChange>
      </w:pPr>
      <w:ins w:id="680" w:author="31572" w:date="2026-04-08T01:23:00Z" w16du:dateUtc="2026-04-07T17:23:00Z">
        <w:r>
          <w:rPr>
            <w:rFonts w:ascii="FangSong" w:eastAsia="FangSong" w:hAnsi="FangSong" w:hint="eastAsia"/>
          </w:rPr>
          <w:t>我们的</w:t>
        </w:r>
      </w:ins>
      <w:ins w:id="681" w:author="31572" w:date="2026-04-08T01:24:00Z" w16du:dateUtc="2026-04-07T17:24:00Z">
        <w:r>
          <w:rPr>
            <w:rFonts w:ascii="FangSong" w:eastAsia="FangSong" w:hAnsi="FangSong" w:hint="eastAsia"/>
          </w:rPr>
          <w:t>展示网站：</w:t>
        </w:r>
        <w:r>
          <w:rPr>
            <w:rFonts w:ascii="FangSong" w:eastAsia="FangSong" w:hAnsi="FangSong" w:hint="eastAsia"/>
          </w:rPr>
          <w:fldChar w:fldCharType="begin"/>
        </w:r>
        <w:r>
          <w:rPr>
            <w:rFonts w:ascii="FangSong" w:eastAsia="FangSong" w:hAnsi="FangSong" w:hint="eastAsia"/>
          </w:rPr>
          <w:instrText>HYPERLINK "https://gaoyou-demo1.up.railway.app"</w:instrText>
        </w:r>
        <w:r>
          <w:rPr>
            <w:rFonts w:ascii="FangSong" w:eastAsia="FangSong" w:hAnsi="FangSong" w:hint="eastAsia"/>
          </w:rPr>
        </w:r>
        <w:r>
          <w:rPr>
            <w:rFonts w:ascii="FangSong" w:eastAsia="FangSong" w:hAnsi="FangSong" w:hint="eastAsia"/>
          </w:rPr>
          <w:fldChar w:fldCharType="separate"/>
        </w:r>
        <w:r w:rsidRPr="00493FC4">
          <w:rPr>
            <w:rStyle w:val="a3"/>
            <w:rFonts w:ascii="FangSong" w:eastAsia="FangSong" w:hAnsi="FangSong" w:hint="eastAsia"/>
          </w:rPr>
          <w:t>https://gaoyou-demo1.up.railway.app</w:t>
        </w:r>
        <w:r>
          <w:rPr>
            <w:rFonts w:ascii="FangSong" w:eastAsia="FangSong" w:hAnsi="FangSong" w:hint="eastAsia"/>
          </w:rPr>
          <w:fldChar w:fldCharType="end"/>
        </w:r>
      </w:ins>
      <w:ins w:id="682" w:author="31572" w:date="2026-04-08T02:08:00Z" w16du:dateUtc="2026-04-07T18:08:00Z">
        <w:r w:rsidR="00D61514">
          <w:rPr>
            <w:rFonts w:ascii="FangSong" w:eastAsia="FangSong" w:hAnsi="FangSong" w:hint="eastAsia"/>
          </w:rPr>
          <w:t>（我更新了网站麻烦大家访问一下，截图放进去，可以放点别的都行）</w:t>
        </w:r>
      </w:ins>
    </w:p>
    <w:p w14:paraId="359B32BC" w14:textId="77777777" w:rsidR="005D3173" w:rsidRPr="001A36D6" w:rsidRDefault="009030FF">
      <w:pPr>
        <w:rPr>
          <w:rFonts w:ascii="FangSong" w:eastAsia="FangSong" w:hAnsi="FangSong"/>
          <w:rPrChange w:id="683" w:author="妺晗 李" w:date="2026-04-07T18:45:00Z" w16du:dateUtc="2026-04-07T10:45:00Z">
            <w:rPr/>
          </w:rPrChange>
        </w:rPr>
      </w:pPr>
      <w:r w:rsidRPr="001A36D6">
        <w:rPr>
          <w:rFonts w:ascii="FangSong" w:eastAsia="FangSong" w:hAnsi="FangSong" w:hint="eastAsia"/>
          <w:rPrChange w:id="684" w:author="妺晗 李" w:date="2026-04-07T18:45:00Z" w16du:dateUtc="2026-04-07T10:45:00Z">
            <w:rPr>
              <w:rFonts w:hint="eastAsia"/>
            </w:rPr>
          </w:rPrChange>
        </w:rPr>
        <w:t>【图片占位</w:t>
      </w:r>
      <w:r w:rsidRPr="001A36D6">
        <w:rPr>
          <w:rFonts w:ascii="FangSong" w:eastAsia="FangSong" w:hAnsi="FangSong"/>
          <w:rPrChange w:id="685" w:author="妺晗 李" w:date="2026-04-07T18:45:00Z" w16du:dateUtc="2026-04-07T10:45:00Z">
            <w:rPr/>
          </w:rPrChange>
        </w:rPr>
        <w:t xml:space="preserve"> 1</w:t>
      </w:r>
      <w:r w:rsidRPr="001A36D6">
        <w:rPr>
          <w:rFonts w:ascii="FangSong" w:eastAsia="FangSong" w:hAnsi="FangSong" w:hint="eastAsia"/>
          <w:rPrChange w:id="686" w:author="妺晗 李" w:date="2026-04-07T18:45:00Z" w16du:dateUtc="2026-04-07T10:45:00Z">
            <w:rPr>
              <w:rFonts w:hint="eastAsia"/>
            </w:rPr>
          </w:rPrChange>
        </w:rPr>
        <w:t>：网站首页展示图】建议放置当前首页首屏与代表性案例区截图，内容包括项目名称、研究问题入口、数据库统计卡、</w:t>
      </w:r>
      <w:r w:rsidRPr="001A36D6">
        <w:rPr>
          <w:rFonts w:ascii="FangSong" w:eastAsia="FangSong" w:hAnsi="FangSong"/>
          <w:rPrChange w:id="687" w:author="妺晗 李" w:date="2026-04-07T18:45:00Z" w16du:dateUtc="2026-04-07T10:45:00Z">
            <w:rPr/>
          </w:rPrChange>
        </w:rPr>
        <w:t>“</w:t>
      </w:r>
      <w:r w:rsidRPr="001A36D6">
        <w:rPr>
          <w:rFonts w:ascii="FangSong" w:eastAsia="FangSong" w:hAnsi="FangSong" w:hint="eastAsia"/>
          <w:rPrChange w:id="688" w:author="妺晗 李" w:date="2026-04-07T18:45:00Z" w16du:dateUtc="2026-04-07T10:45:00Z">
            <w:rPr>
              <w:rFonts w:hint="eastAsia"/>
            </w:rPr>
          </w:rPrChange>
        </w:rPr>
        <w:t>造舟于河</w:t>
      </w:r>
      <w:r w:rsidRPr="001A36D6">
        <w:rPr>
          <w:rFonts w:ascii="FangSong" w:eastAsia="FangSong" w:hAnsi="FangSong"/>
          <w:rPrChange w:id="689" w:author="妺晗 李" w:date="2026-04-07T18:45:00Z" w16du:dateUtc="2026-04-07T10:45:00Z">
            <w:rPr/>
          </w:rPrChange>
        </w:rPr>
        <w:t>”</w:t>
      </w:r>
      <w:r w:rsidRPr="001A36D6">
        <w:rPr>
          <w:rFonts w:ascii="FangSong" w:eastAsia="FangSong" w:hAnsi="FangSong" w:hint="eastAsia"/>
          <w:rPrChange w:id="690" w:author="妺晗 李" w:date="2026-04-07T18:45:00Z" w16du:dateUtc="2026-04-07T10:45:00Z">
            <w:rPr>
              <w:rFonts w:hint="eastAsia"/>
            </w:rPr>
          </w:rPrChange>
        </w:rPr>
        <w:t>案例入口以及</w:t>
      </w:r>
      <w:r w:rsidRPr="001A36D6">
        <w:rPr>
          <w:rFonts w:ascii="FangSong" w:eastAsia="FangSong" w:hAnsi="FangSong"/>
          <w:rPrChange w:id="691" w:author="妺晗 李" w:date="2026-04-07T18:45:00Z" w16du:dateUtc="2026-04-07T10:45:00Z">
            <w:rPr/>
          </w:rPrChange>
        </w:rPr>
        <w:t>“</w:t>
      </w:r>
      <w:r w:rsidRPr="001A36D6">
        <w:rPr>
          <w:rFonts w:ascii="FangSong" w:eastAsia="FangSong" w:hAnsi="FangSong" w:hint="eastAsia"/>
          <w:rPrChange w:id="692" w:author="妺晗 李" w:date="2026-04-07T18:45:00Z" w16du:dateUtc="2026-04-07T10:45:00Z">
            <w:rPr>
              <w:rFonts w:hint="eastAsia"/>
            </w:rPr>
          </w:rPrChange>
        </w:rPr>
        <w:t>整理结果</w:t>
      </w:r>
      <w:r w:rsidRPr="001A36D6">
        <w:rPr>
          <w:rFonts w:ascii="FangSong" w:eastAsia="FangSong" w:hAnsi="FangSong"/>
          <w:rPrChange w:id="693" w:author="妺晗 李" w:date="2026-04-07T18:45:00Z" w16du:dateUtc="2026-04-07T10:45:00Z">
            <w:rPr/>
          </w:rPrChange>
        </w:rPr>
        <w:t>”</w:t>
      </w:r>
      <w:r w:rsidRPr="001A36D6">
        <w:rPr>
          <w:rFonts w:ascii="FangSong" w:eastAsia="FangSong" w:hAnsi="FangSong" w:hint="eastAsia"/>
          <w:rPrChange w:id="694" w:author="妺晗 李" w:date="2026-04-07T18:45:00Z" w16du:dateUtc="2026-04-07T10:45:00Z">
            <w:rPr>
              <w:rFonts w:hint="eastAsia"/>
            </w:rPr>
          </w:rPrChange>
        </w:rPr>
        <w:t>跳转按钮。图下说明可写为：该图用于展示研究原型首页的整体结构，说明项目并非停留在文字设想层面，而已具备首页叙事、代表性案例入口、数据库统计显示和试查路径，能够支撑项目介绍与现场演示。</w:t>
      </w:r>
    </w:p>
    <w:p w14:paraId="1DF61FA7" w14:textId="77777777" w:rsidR="005D3173" w:rsidRPr="001A36D6" w:rsidRDefault="009030FF">
      <w:pPr>
        <w:rPr>
          <w:rFonts w:ascii="FangSong" w:eastAsia="FangSong" w:hAnsi="FangSong"/>
          <w:rPrChange w:id="695" w:author="妺晗 李" w:date="2026-04-07T18:45:00Z" w16du:dateUtc="2026-04-07T10:45:00Z">
            <w:rPr/>
          </w:rPrChange>
        </w:rPr>
      </w:pPr>
      <w:r w:rsidRPr="001A36D6">
        <w:rPr>
          <w:rFonts w:ascii="FangSong" w:eastAsia="FangSong" w:hAnsi="FangSong" w:hint="eastAsia"/>
          <w:rPrChange w:id="696" w:author="妺晗 李" w:date="2026-04-07T18:45:00Z" w16du:dateUtc="2026-04-07T10:45:00Z">
            <w:rPr>
              <w:rFonts w:hint="eastAsia"/>
            </w:rPr>
          </w:rPrChange>
        </w:rPr>
        <w:t>【图片占位</w:t>
      </w:r>
      <w:r w:rsidRPr="001A36D6">
        <w:rPr>
          <w:rFonts w:ascii="FangSong" w:eastAsia="FangSong" w:hAnsi="FangSong"/>
          <w:rPrChange w:id="697" w:author="妺晗 李" w:date="2026-04-07T18:45:00Z" w16du:dateUtc="2026-04-07T10:45:00Z">
            <w:rPr/>
          </w:rPrChange>
        </w:rPr>
        <w:t xml:space="preserve"> 2</w:t>
      </w:r>
      <w:r w:rsidRPr="001A36D6">
        <w:rPr>
          <w:rFonts w:ascii="FangSong" w:eastAsia="FangSong" w:hAnsi="FangSong" w:hint="eastAsia"/>
          <w:rPrChange w:id="698" w:author="妺晗 李" w:date="2026-04-07T18:45:00Z" w16du:dateUtc="2026-04-07T10:45:00Z">
            <w:rPr>
              <w:rFonts w:hint="eastAsia"/>
            </w:rPr>
          </w:rPrChange>
        </w:rPr>
        <w:t>：代表性案例结构图】建议放置首页中</w:t>
      </w:r>
      <w:r w:rsidRPr="001A36D6">
        <w:rPr>
          <w:rFonts w:ascii="FangSong" w:eastAsia="FangSong" w:hAnsi="FangSong"/>
          <w:rPrChange w:id="699" w:author="妺晗 李" w:date="2026-04-07T18:45:00Z" w16du:dateUtc="2026-04-07T10:45:00Z">
            <w:rPr/>
          </w:rPrChange>
        </w:rPr>
        <w:t>“</w:t>
      </w:r>
      <w:r w:rsidRPr="001A36D6">
        <w:rPr>
          <w:rFonts w:ascii="FangSong" w:eastAsia="FangSong" w:hAnsi="FangSong" w:hint="eastAsia"/>
          <w:rPrChange w:id="700" w:author="妺晗 李" w:date="2026-04-07T18:45:00Z" w16du:dateUtc="2026-04-07T10:45:00Z">
            <w:rPr>
              <w:rFonts w:hint="eastAsia"/>
            </w:rPr>
          </w:rPrChange>
        </w:rPr>
        <w:t>造舟于河</w:t>
      </w:r>
      <w:r w:rsidRPr="001A36D6">
        <w:rPr>
          <w:rFonts w:ascii="FangSong" w:eastAsia="FangSong" w:hAnsi="FangSong"/>
          <w:rPrChange w:id="701" w:author="妺晗 李" w:date="2026-04-07T18:45:00Z" w16du:dateUtc="2026-04-07T10:45:00Z">
            <w:rPr/>
          </w:rPrChange>
        </w:rPr>
        <w:t>”</w:t>
      </w:r>
      <w:r w:rsidRPr="001A36D6">
        <w:rPr>
          <w:rFonts w:ascii="FangSong" w:eastAsia="FangSong" w:hAnsi="FangSong" w:hint="eastAsia"/>
          <w:rPrChange w:id="702" w:author="妺晗 李" w:date="2026-04-07T18:45:00Z" w16du:dateUtc="2026-04-07T10:45:00Z">
            <w:rPr>
              <w:rFonts w:hint="eastAsia"/>
            </w:rPr>
          </w:rPrChange>
        </w:rPr>
        <w:t>案例区截图，内容包括原文节录、</w:t>
      </w:r>
      <w:r w:rsidRPr="001A36D6">
        <w:rPr>
          <w:rFonts w:ascii="FangSong" w:eastAsia="FangSong" w:hAnsi="FangSong"/>
          <w:rPrChange w:id="703" w:author="妺晗 李" w:date="2026-04-07T18:45:00Z" w16du:dateUtc="2026-04-07T10:45:00Z">
            <w:rPr/>
          </w:rPrChange>
        </w:rPr>
        <w:t>“</w:t>
      </w:r>
      <w:r w:rsidRPr="001A36D6">
        <w:rPr>
          <w:rFonts w:ascii="FangSong" w:eastAsia="FangSong" w:hAnsi="FangSong" w:hint="eastAsia"/>
          <w:rPrChange w:id="704" w:author="妺晗 李" w:date="2026-04-07T18:45:00Z" w16du:dateUtc="2026-04-07T10:45:00Z">
            <w:rPr>
              <w:rFonts w:hint="eastAsia"/>
            </w:rPr>
          </w:rPrChange>
        </w:rPr>
        <w:t>发疑</w:t>
      </w:r>
      <w:r w:rsidRPr="001A36D6">
        <w:rPr>
          <w:rFonts w:ascii="FangSong" w:eastAsia="FangSong" w:hAnsi="FangSong"/>
          <w:rPrChange w:id="705" w:author="妺晗 李" w:date="2026-04-07T18:45:00Z" w16du:dateUtc="2026-04-07T10:45:00Z">
            <w:rPr/>
          </w:rPrChange>
        </w:rPr>
        <w:t>—</w:t>
      </w:r>
      <w:r w:rsidRPr="001A36D6">
        <w:rPr>
          <w:rFonts w:ascii="FangSong" w:eastAsia="FangSong" w:hAnsi="FangSong" w:hint="eastAsia"/>
          <w:rPrChange w:id="706" w:author="妺晗 李" w:date="2026-04-07T18:45:00Z" w16du:dateUtc="2026-04-07T10:45:00Z">
            <w:rPr>
              <w:rFonts w:hint="eastAsia"/>
            </w:rPr>
          </w:rPrChange>
        </w:rPr>
        <w:t>设问</w:t>
      </w:r>
      <w:r w:rsidRPr="001A36D6">
        <w:rPr>
          <w:rFonts w:ascii="FangSong" w:eastAsia="FangSong" w:hAnsi="FangSong"/>
          <w:rPrChange w:id="707" w:author="妺晗 李" w:date="2026-04-07T18:45:00Z" w16du:dateUtc="2026-04-07T10:45:00Z">
            <w:rPr/>
          </w:rPrChange>
        </w:rPr>
        <w:t>—</w:t>
      </w:r>
      <w:r w:rsidRPr="001A36D6">
        <w:rPr>
          <w:rFonts w:ascii="FangSong" w:eastAsia="FangSong" w:hAnsi="FangSong" w:hint="eastAsia"/>
          <w:rPrChange w:id="708" w:author="妺晗 李" w:date="2026-04-07T18:45:00Z" w16du:dateUtc="2026-04-07T10:45:00Z">
            <w:rPr>
              <w:rFonts w:hint="eastAsia"/>
            </w:rPr>
          </w:rPrChange>
        </w:rPr>
        <w:t>取证</w:t>
      </w:r>
      <w:r w:rsidRPr="001A36D6">
        <w:rPr>
          <w:rFonts w:ascii="FangSong" w:eastAsia="FangSong" w:hAnsi="FangSong"/>
          <w:rPrChange w:id="709" w:author="妺晗 李" w:date="2026-04-07T18:45:00Z" w16du:dateUtc="2026-04-07T10:45:00Z">
            <w:rPr/>
          </w:rPrChange>
        </w:rPr>
        <w:t>—</w:t>
      </w:r>
      <w:r w:rsidRPr="001A36D6">
        <w:rPr>
          <w:rFonts w:ascii="FangSong" w:eastAsia="FangSong" w:hAnsi="FangSong" w:hint="eastAsia"/>
          <w:rPrChange w:id="710" w:author="妺晗 李" w:date="2026-04-07T18:45:00Z" w16du:dateUtc="2026-04-07T10:45:00Z">
            <w:rPr>
              <w:rFonts w:hint="eastAsia"/>
            </w:rPr>
          </w:rPrChange>
        </w:rPr>
        <w:t>释理</w:t>
      </w:r>
      <w:r w:rsidRPr="001A36D6">
        <w:rPr>
          <w:rFonts w:ascii="FangSong" w:eastAsia="FangSong" w:hAnsi="FangSong"/>
          <w:rPrChange w:id="711" w:author="妺晗 李" w:date="2026-04-07T18:45:00Z" w16du:dateUtc="2026-04-07T10:45:00Z">
            <w:rPr/>
          </w:rPrChange>
        </w:rPr>
        <w:t>—</w:t>
      </w:r>
      <w:r w:rsidRPr="001A36D6">
        <w:rPr>
          <w:rFonts w:ascii="FangSong" w:eastAsia="FangSong" w:hAnsi="FangSong" w:hint="eastAsia"/>
          <w:rPrChange w:id="712" w:author="妺晗 李" w:date="2026-04-07T18:45:00Z" w16du:dateUtc="2026-04-07T10:45:00Z">
            <w:rPr>
              <w:rFonts w:hint="eastAsia"/>
            </w:rPr>
          </w:rPrChange>
        </w:rPr>
        <w:t>结论</w:t>
      </w:r>
      <w:r w:rsidRPr="001A36D6">
        <w:rPr>
          <w:rFonts w:ascii="FangSong" w:eastAsia="FangSong" w:hAnsi="FangSong"/>
          <w:rPrChange w:id="713" w:author="妺晗 李" w:date="2026-04-07T18:45:00Z" w16du:dateUtc="2026-04-07T10:45:00Z">
            <w:rPr/>
          </w:rPrChange>
        </w:rPr>
        <w:t>”</w:t>
      </w:r>
      <w:r w:rsidRPr="001A36D6">
        <w:rPr>
          <w:rFonts w:ascii="FangSong" w:eastAsia="FangSong" w:hAnsi="FangSong" w:hint="eastAsia"/>
          <w:rPrChange w:id="714" w:author="妺晗 李" w:date="2026-04-07T18:45:00Z" w16du:dateUtc="2026-04-07T10:45:00Z">
            <w:rPr>
              <w:rFonts w:hint="eastAsia"/>
            </w:rPr>
          </w:rPrChange>
        </w:rPr>
        <w:t>的链条以及结论说明。图下说明可写为：该图用于展示单条考据案例如何被拆解并重新组织，说明项目已经能够把传统考据过程转化为可观看、可解释、可继续扩展的结构化样本，这也是后续案例标注和知识库建设的直接依据。</w:t>
      </w:r>
    </w:p>
    <w:p w14:paraId="06291CD8" w14:textId="77777777" w:rsidR="005D3173" w:rsidRPr="001A36D6" w:rsidRDefault="009030FF">
      <w:pPr>
        <w:pStyle w:val="3"/>
        <w:rPr>
          <w:rFonts w:ascii="FangSong" w:eastAsia="FangSong" w:hAnsi="FangSong"/>
          <w:rPrChange w:id="715" w:author="妺晗 李" w:date="2026-04-07T18:45:00Z" w16du:dateUtc="2026-04-07T10:45:00Z">
            <w:rPr/>
          </w:rPrChange>
        </w:rPr>
      </w:pPr>
      <w:r w:rsidRPr="001A36D6">
        <w:rPr>
          <w:rFonts w:ascii="FangSong" w:eastAsia="FangSong" w:hAnsi="FangSong"/>
          <w:rPrChange w:id="716" w:author="妺晗 李" w:date="2026-04-07T18:45:00Z" w16du:dateUtc="2026-04-07T10:45:00Z">
            <w:rPr/>
          </w:rPrChange>
        </w:rPr>
        <w:t xml:space="preserve">4. </w:t>
      </w:r>
      <w:r w:rsidRPr="001A36D6">
        <w:rPr>
          <w:rFonts w:ascii="FangSong" w:eastAsia="FangSong" w:hAnsi="FangSong" w:hint="eastAsia"/>
          <w:rPrChange w:id="717" w:author="妺晗 李" w:date="2026-04-07T18:45:00Z" w16du:dateUtc="2026-04-07T10:45:00Z">
            <w:rPr>
              <w:rFonts w:hint="eastAsia"/>
            </w:rPr>
          </w:rPrChange>
        </w:rPr>
        <w:t>研究方法</w:t>
      </w:r>
    </w:p>
    <w:p w14:paraId="72442F68" w14:textId="77777777" w:rsidR="005D3173" w:rsidRPr="001A36D6" w:rsidRDefault="009030FF">
      <w:pPr>
        <w:ind w:firstLineChars="200" w:firstLine="480"/>
        <w:rPr>
          <w:rFonts w:ascii="FangSong" w:eastAsia="FangSong" w:hAnsi="FangSong"/>
          <w:rPrChange w:id="718" w:author="妺晗 李" w:date="2026-04-07T18:45:00Z" w16du:dateUtc="2026-04-07T10:45:00Z">
            <w:rPr/>
          </w:rPrChange>
        </w:rPr>
        <w:pPrChange w:id="719" w:author="妺晗 李" w:date="2026-04-07T18:51:00Z" w16du:dateUtc="2026-04-07T10:51:00Z">
          <w:pPr/>
        </w:pPrChange>
      </w:pPr>
      <w:r w:rsidRPr="001A36D6">
        <w:rPr>
          <w:rFonts w:ascii="FangSong" w:eastAsia="FangSong" w:hAnsi="FangSong" w:hint="eastAsia"/>
          <w:rPrChange w:id="720" w:author="妺晗 李" w:date="2026-04-07T18:45:00Z" w16du:dateUtc="2026-04-07T10:45:00Z">
            <w:rPr>
              <w:rFonts w:hint="eastAsia"/>
            </w:rPr>
          </w:rPrChange>
        </w:rPr>
        <w:t>本项目采用文献学方法与数字整理方法结合的方式推进。其中，文献细读、义训辨析、词义与文意区分、征引与考证结合等方面，尤其参考王宁《训诂学原理》所梳理的传统训诂方法；考据结构的拆解与环节效度判断，则吸收相关考据方法研究关于</w:t>
      </w:r>
      <w:r w:rsidRPr="001A36D6">
        <w:rPr>
          <w:rFonts w:ascii="FangSong" w:eastAsia="FangSong" w:hAnsi="FangSong"/>
          <w:rPrChange w:id="721" w:author="妺晗 李" w:date="2026-04-07T18:45:00Z" w16du:dateUtc="2026-04-07T10:45:00Z">
            <w:rPr/>
          </w:rPrChange>
        </w:rPr>
        <w:t>“</w:t>
      </w:r>
      <w:r w:rsidRPr="001A36D6">
        <w:rPr>
          <w:rFonts w:ascii="FangSong" w:eastAsia="FangSong" w:hAnsi="FangSong" w:hint="eastAsia"/>
          <w:rPrChange w:id="722" w:author="妺晗 李" w:date="2026-04-07T18:45:00Z" w16du:dateUtc="2026-04-07T10:45:00Z">
            <w:rPr>
              <w:rFonts w:hint="eastAsia"/>
            </w:rPr>
          </w:rPrChange>
        </w:rPr>
        <w:t>发疑</w:t>
      </w:r>
      <w:r w:rsidRPr="001A36D6">
        <w:rPr>
          <w:rFonts w:ascii="FangSong" w:eastAsia="FangSong" w:hAnsi="FangSong"/>
          <w:rPrChange w:id="723" w:author="妺晗 李" w:date="2026-04-07T18:45:00Z" w16du:dateUtc="2026-04-07T10:45:00Z">
            <w:rPr/>
          </w:rPrChange>
        </w:rPr>
        <w:t>—</w:t>
      </w:r>
      <w:r w:rsidRPr="001A36D6">
        <w:rPr>
          <w:rFonts w:ascii="FangSong" w:eastAsia="FangSong" w:hAnsi="FangSong" w:hint="eastAsia"/>
          <w:rPrChange w:id="724" w:author="妺晗 李" w:date="2026-04-07T18:45:00Z" w16du:dateUtc="2026-04-07T10:45:00Z">
            <w:rPr>
              <w:rFonts w:hint="eastAsia"/>
            </w:rPr>
          </w:rPrChange>
        </w:rPr>
        <w:t>预设</w:t>
      </w:r>
      <w:r w:rsidRPr="001A36D6">
        <w:rPr>
          <w:rFonts w:ascii="FangSong" w:eastAsia="FangSong" w:hAnsi="FangSong"/>
          <w:rPrChange w:id="725" w:author="妺晗 李" w:date="2026-04-07T18:45:00Z" w16du:dateUtc="2026-04-07T10:45:00Z">
            <w:rPr/>
          </w:rPrChange>
        </w:rPr>
        <w:t>—</w:t>
      </w:r>
      <w:r w:rsidRPr="001A36D6">
        <w:rPr>
          <w:rFonts w:ascii="FangSong" w:eastAsia="FangSong" w:hAnsi="FangSong" w:hint="eastAsia"/>
          <w:rPrChange w:id="726" w:author="妺晗 李" w:date="2026-04-07T18:45:00Z" w16du:dateUtc="2026-04-07T10:45:00Z">
            <w:rPr>
              <w:rFonts w:hint="eastAsia"/>
            </w:rPr>
          </w:rPrChange>
        </w:rPr>
        <w:t>取证</w:t>
      </w:r>
      <w:r w:rsidRPr="001A36D6">
        <w:rPr>
          <w:rFonts w:ascii="FangSong" w:eastAsia="FangSong" w:hAnsi="FangSong"/>
          <w:rPrChange w:id="727" w:author="妺晗 李" w:date="2026-04-07T18:45:00Z" w16du:dateUtc="2026-04-07T10:45:00Z">
            <w:rPr/>
          </w:rPrChange>
        </w:rPr>
        <w:t>—</w:t>
      </w:r>
      <w:r w:rsidRPr="001A36D6">
        <w:rPr>
          <w:rFonts w:ascii="FangSong" w:eastAsia="FangSong" w:hAnsi="FangSong" w:hint="eastAsia"/>
          <w:rPrChange w:id="728" w:author="妺晗 李" w:date="2026-04-07T18:45:00Z" w16du:dateUtc="2026-04-07T10:45:00Z">
            <w:rPr>
              <w:rFonts w:hint="eastAsia"/>
            </w:rPr>
          </w:rPrChange>
        </w:rPr>
        <w:t>释理</w:t>
      </w:r>
      <w:r w:rsidRPr="001A36D6">
        <w:rPr>
          <w:rFonts w:ascii="FangSong" w:eastAsia="FangSong" w:hAnsi="FangSong"/>
          <w:rPrChange w:id="729" w:author="妺晗 李" w:date="2026-04-07T18:45:00Z" w16du:dateUtc="2026-04-07T10:45:00Z">
            <w:rPr/>
          </w:rPrChange>
        </w:rPr>
        <w:t>—</w:t>
      </w:r>
      <w:r w:rsidRPr="001A36D6">
        <w:rPr>
          <w:rFonts w:ascii="FangSong" w:eastAsia="FangSong" w:hAnsi="FangSong" w:hint="eastAsia"/>
          <w:rPrChange w:id="730" w:author="妺晗 李" w:date="2026-04-07T18:45:00Z" w16du:dateUtc="2026-04-07T10:45:00Z">
            <w:rPr>
              <w:rFonts w:hint="eastAsia"/>
            </w:rPr>
          </w:rPrChange>
        </w:rPr>
        <w:t>结论</w:t>
      </w:r>
      <w:r w:rsidRPr="001A36D6">
        <w:rPr>
          <w:rFonts w:ascii="FangSong" w:eastAsia="FangSong" w:hAnsi="FangSong"/>
          <w:rPrChange w:id="731" w:author="妺晗 李" w:date="2026-04-07T18:45:00Z" w16du:dateUtc="2026-04-07T10:45:00Z">
            <w:rPr/>
          </w:rPrChange>
        </w:rPr>
        <w:t>”</w:t>
      </w:r>
      <w:r w:rsidRPr="001A36D6">
        <w:rPr>
          <w:rFonts w:ascii="FangSong" w:eastAsia="FangSong" w:hAnsi="FangSong" w:hint="eastAsia"/>
          <w:rPrChange w:id="732" w:author="妺晗 李" w:date="2026-04-07T18:45:00Z" w16du:dateUtc="2026-04-07T10:45:00Z">
            <w:rPr>
              <w:rFonts w:hint="eastAsia"/>
            </w:rPr>
          </w:rPrChange>
        </w:rPr>
        <w:t>的分析框架；数据建模、结构化存储与平台展示链路，则借鉴专题知识库的既有实践。</w:t>
      </w:r>
    </w:p>
    <w:p w14:paraId="3CDB97AD" w14:textId="77777777" w:rsidR="005D3173" w:rsidRPr="001A36D6" w:rsidRDefault="009030FF">
      <w:pPr>
        <w:ind w:firstLineChars="200" w:firstLine="480"/>
        <w:rPr>
          <w:rFonts w:ascii="FangSong" w:eastAsia="FangSong" w:hAnsi="FangSong"/>
          <w:rPrChange w:id="733" w:author="妺晗 李" w:date="2026-04-07T18:45:00Z" w16du:dateUtc="2026-04-07T10:45:00Z">
            <w:rPr/>
          </w:rPrChange>
        </w:rPr>
        <w:pPrChange w:id="734" w:author="妺晗 李" w:date="2026-04-07T18:51:00Z" w16du:dateUtc="2026-04-07T10:51:00Z">
          <w:pPr/>
        </w:pPrChange>
      </w:pPr>
      <w:r w:rsidRPr="001A36D6">
        <w:rPr>
          <w:rFonts w:ascii="FangSong" w:eastAsia="FangSong" w:hAnsi="FangSong"/>
          <w:rPrChange w:id="735" w:author="妺晗 李" w:date="2026-04-07T18:45:00Z" w16du:dateUtc="2026-04-07T10:45:00Z">
            <w:rPr/>
          </w:rPrChange>
        </w:rPr>
        <w:t xml:space="preserve">1. </w:t>
      </w:r>
      <w:r w:rsidRPr="001A36D6">
        <w:rPr>
          <w:rFonts w:ascii="FangSong" w:eastAsia="FangSong" w:hAnsi="FangSong" w:hint="eastAsia"/>
          <w:rPrChange w:id="736" w:author="妺晗 李" w:date="2026-04-07T18:45:00Z" w16du:dateUtc="2026-04-07T10:45:00Z">
            <w:rPr>
              <w:rFonts w:hint="eastAsia"/>
            </w:rPr>
          </w:rPrChange>
        </w:rPr>
        <w:t>文献细读与个案分析。对代表性条目逐条研读，先看二王在解释什么，再看其如何展开判断，以保证学术判断不失真。</w:t>
      </w:r>
    </w:p>
    <w:p w14:paraId="4F569B18" w14:textId="219A7EAB" w:rsidR="005D3173" w:rsidRPr="001A36D6" w:rsidRDefault="009030FF">
      <w:pPr>
        <w:ind w:firstLineChars="200" w:firstLine="480"/>
        <w:rPr>
          <w:rFonts w:ascii="FangSong" w:eastAsia="FangSong" w:hAnsi="FangSong"/>
          <w:rPrChange w:id="737" w:author="妺晗 李" w:date="2026-04-07T18:45:00Z" w16du:dateUtc="2026-04-07T10:45:00Z">
            <w:rPr/>
          </w:rPrChange>
        </w:rPr>
        <w:pPrChange w:id="738" w:author="妺晗 李" w:date="2026-04-07T18:51:00Z" w16du:dateUtc="2026-04-07T10:51:00Z">
          <w:pPr/>
        </w:pPrChange>
      </w:pPr>
      <w:r w:rsidRPr="001A36D6">
        <w:rPr>
          <w:rFonts w:ascii="FangSong" w:eastAsia="FangSong" w:hAnsi="FangSong"/>
          <w:rPrChange w:id="739" w:author="妺晗 李" w:date="2026-04-07T18:45:00Z" w16du:dateUtc="2026-04-07T10:45:00Z">
            <w:rPr/>
          </w:rPrChange>
        </w:rPr>
        <w:t xml:space="preserve">2. </w:t>
      </w:r>
      <w:r w:rsidRPr="001A36D6">
        <w:rPr>
          <w:rFonts w:ascii="FangSong" w:eastAsia="FangSong" w:hAnsi="FangSong" w:hint="eastAsia"/>
          <w:rPrChange w:id="740" w:author="妺晗 李" w:date="2026-04-07T18:45:00Z" w16du:dateUtc="2026-04-07T10:45:00Z">
            <w:rPr>
              <w:rFonts w:hint="eastAsia"/>
            </w:rPr>
          </w:rPrChange>
        </w:rPr>
        <w:t>结构拆解与标注。把每条考据拆成若干固定栏目，重点记录发疑、预设、取证、释理、结论五个环节，以保证考据过程能够稳定表达。</w:t>
      </w:r>
      <w:ins w:id="741" w:author="31572" w:date="2026-04-08T02:44:00Z">
        <w:r w:rsidR="00757C96" w:rsidRPr="00757C96">
          <w:rPr>
            <w:rFonts w:ascii="FangSong" w:eastAsia="FangSong" w:hAnsi="FangSong"/>
          </w:rPr>
          <w:t>在五环节之外，再对取证效度、释理充分性和结论状态作简要标记，以便后续比较不同案例的论证强弱。</w:t>
        </w:r>
      </w:ins>
    </w:p>
    <w:p w14:paraId="4888B9FD" w14:textId="77777777" w:rsidR="005D3173" w:rsidRPr="001A36D6" w:rsidRDefault="009030FF">
      <w:pPr>
        <w:ind w:firstLineChars="200" w:firstLine="480"/>
        <w:rPr>
          <w:rFonts w:ascii="FangSong" w:eastAsia="FangSong" w:hAnsi="FangSong"/>
          <w:rPrChange w:id="742" w:author="妺晗 李" w:date="2026-04-07T18:45:00Z" w16du:dateUtc="2026-04-07T10:45:00Z">
            <w:rPr/>
          </w:rPrChange>
        </w:rPr>
        <w:pPrChange w:id="743" w:author="妺晗 李" w:date="2026-04-07T18:51:00Z" w16du:dateUtc="2026-04-07T10:51:00Z">
          <w:pPr/>
        </w:pPrChange>
      </w:pPr>
      <w:r w:rsidRPr="001A36D6">
        <w:rPr>
          <w:rFonts w:ascii="FangSong" w:eastAsia="FangSong" w:hAnsi="FangSong"/>
          <w:rPrChange w:id="744" w:author="妺晗 李" w:date="2026-04-07T18:45:00Z" w16du:dateUtc="2026-04-07T10:45:00Z">
            <w:rPr/>
          </w:rPrChange>
        </w:rPr>
        <w:lastRenderedPageBreak/>
        <w:t xml:space="preserve">3. </w:t>
      </w:r>
      <w:r w:rsidRPr="001A36D6">
        <w:rPr>
          <w:rFonts w:ascii="FangSong" w:eastAsia="FangSong" w:hAnsi="FangSong" w:hint="eastAsia"/>
          <w:rPrChange w:id="745" w:author="妺晗 李" w:date="2026-04-07T18:45:00Z" w16du:dateUtc="2026-04-07T10:45:00Z">
            <w:rPr>
              <w:rFonts w:hint="eastAsia"/>
            </w:rPr>
          </w:rPrChange>
        </w:rPr>
        <w:t>训诂与音义关系分析。围绕讹字、通假、因声求义、联绵词、虚词释读、句法辨析等问题，结合字形、音读、语境和书证做细读比较，以保证同类问题能够形成方法归纳。</w:t>
      </w:r>
    </w:p>
    <w:p w14:paraId="405409AF" w14:textId="77777777" w:rsidR="005D3173" w:rsidRPr="001A36D6" w:rsidRDefault="009030FF">
      <w:pPr>
        <w:ind w:firstLineChars="200" w:firstLine="480"/>
        <w:rPr>
          <w:rFonts w:ascii="FangSong" w:eastAsia="FangSong" w:hAnsi="FangSong"/>
          <w:rPrChange w:id="746" w:author="妺晗 李" w:date="2026-04-07T18:45:00Z" w16du:dateUtc="2026-04-07T10:45:00Z">
            <w:rPr/>
          </w:rPrChange>
        </w:rPr>
        <w:pPrChange w:id="747" w:author="妺晗 李" w:date="2026-04-07T18:51:00Z" w16du:dateUtc="2026-04-07T10:51:00Z">
          <w:pPr/>
        </w:pPrChange>
      </w:pPr>
      <w:r w:rsidRPr="001A36D6">
        <w:rPr>
          <w:rFonts w:ascii="FangSong" w:eastAsia="FangSong" w:hAnsi="FangSong"/>
          <w:rPrChange w:id="748" w:author="妺晗 李" w:date="2026-04-07T18:45:00Z" w16du:dateUtc="2026-04-07T10:45:00Z">
            <w:rPr/>
          </w:rPrChange>
        </w:rPr>
        <w:t xml:space="preserve">4. </w:t>
      </w:r>
      <w:r w:rsidRPr="001A36D6">
        <w:rPr>
          <w:rFonts w:ascii="FangSong" w:eastAsia="FangSong" w:hAnsi="FangSong" w:hint="eastAsia"/>
          <w:rPrChange w:id="749" w:author="妺晗 李" w:date="2026-04-07T18:45:00Z" w16du:dateUtc="2026-04-07T10:45:00Z">
            <w:rPr>
              <w:rFonts w:hint="eastAsia"/>
            </w:rPr>
          </w:rPrChange>
        </w:rPr>
        <w:t>分类归纳。把同类问题放在一起看，比较它们的共性与差异，以支撑后续专题整理说明。</w:t>
      </w:r>
    </w:p>
    <w:p w14:paraId="73045231" w14:textId="77777777" w:rsidR="005D3173" w:rsidRPr="001A36D6" w:rsidRDefault="009030FF">
      <w:pPr>
        <w:ind w:firstLineChars="200" w:firstLine="480"/>
        <w:rPr>
          <w:rFonts w:ascii="FangSong" w:eastAsia="FangSong" w:hAnsi="FangSong"/>
          <w:rPrChange w:id="750" w:author="妺晗 李" w:date="2026-04-07T18:45:00Z" w16du:dateUtc="2026-04-07T10:45:00Z">
            <w:rPr/>
          </w:rPrChange>
        </w:rPr>
        <w:pPrChange w:id="751" w:author="妺晗 李" w:date="2026-04-07T18:51:00Z" w16du:dateUtc="2026-04-07T10:51:00Z">
          <w:pPr/>
        </w:pPrChange>
      </w:pPr>
      <w:r w:rsidRPr="001A36D6">
        <w:rPr>
          <w:rFonts w:ascii="FangSong" w:eastAsia="FangSong" w:hAnsi="FangSong"/>
          <w:rPrChange w:id="752" w:author="妺晗 李" w:date="2026-04-07T18:45:00Z" w16du:dateUtc="2026-04-07T10:45:00Z">
            <w:rPr/>
          </w:rPrChange>
        </w:rPr>
        <w:t xml:space="preserve">5. </w:t>
      </w:r>
      <w:r w:rsidRPr="001A36D6">
        <w:rPr>
          <w:rFonts w:ascii="FangSong" w:eastAsia="FangSong" w:hAnsi="FangSong" w:hint="eastAsia"/>
          <w:rPrChange w:id="753" w:author="妺晗 李" w:date="2026-04-07T18:45:00Z" w16du:dateUtc="2026-04-07T10:45:00Z">
            <w:rPr>
              <w:rFonts w:hint="eastAsia"/>
            </w:rPr>
          </w:rPrChange>
        </w:rPr>
        <w:t>数据建模与原型开发。把已整理的著作、片段、词条、案例和证据按稳定关系接起来，再用可运行的原型反过来检验字段和流程是否足以支撑研究展示。</w:t>
      </w:r>
    </w:p>
    <w:p w14:paraId="07D216EB" w14:textId="77777777" w:rsidR="005D3173" w:rsidRPr="001A36D6" w:rsidRDefault="009030FF">
      <w:pPr>
        <w:ind w:firstLineChars="200" w:firstLine="480"/>
        <w:rPr>
          <w:rFonts w:ascii="FangSong" w:eastAsia="FangSong" w:hAnsi="FangSong"/>
          <w:rPrChange w:id="754" w:author="妺晗 李" w:date="2026-04-07T18:45:00Z" w16du:dateUtc="2026-04-07T10:45:00Z">
            <w:rPr/>
          </w:rPrChange>
        </w:rPr>
        <w:pPrChange w:id="755" w:author="妺晗 李" w:date="2026-04-07T18:51:00Z" w16du:dateUtc="2026-04-07T10:51:00Z">
          <w:pPr/>
        </w:pPrChange>
      </w:pPr>
      <w:r w:rsidRPr="001A36D6">
        <w:rPr>
          <w:rFonts w:ascii="FangSong" w:eastAsia="FangSong" w:hAnsi="FangSong"/>
          <w:rPrChange w:id="756" w:author="妺晗 李" w:date="2026-04-07T18:45:00Z" w16du:dateUtc="2026-04-07T10:45:00Z">
            <w:rPr/>
          </w:rPrChange>
        </w:rPr>
        <w:t xml:space="preserve">6. </w:t>
      </w:r>
      <w:r w:rsidRPr="001A36D6">
        <w:rPr>
          <w:rFonts w:ascii="FangSong" w:eastAsia="FangSong" w:hAnsi="FangSong" w:hint="eastAsia"/>
          <w:rPrChange w:id="757" w:author="妺晗 李" w:date="2026-04-07T18:45:00Z" w16du:dateUtc="2026-04-07T10:45:00Z">
            <w:rPr>
              <w:rFonts w:hint="eastAsia"/>
            </w:rPr>
          </w:rPrChange>
        </w:rPr>
        <w:t>人工复核优先。任何自动处理或程序辅助都只作为整理工具，不替代最终学术判断；涉及疑难归类和结论确认时，以人工核校为准。</w:t>
      </w:r>
    </w:p>
    <w:p w14:paraId="21C5E541" w14:textId="77777777" w:rsidR="005D3173" w:rsidRPr="001A36D6" w:rsidRDefault="009030FF">
      <w:pPr>
        <w:pStyle w:val="3"/>
        <w:rPr>
          <w:rFonts w:ascii="FangSong" w:eastAsia="FangSong" w:hAnsi="FangSong"/>
          <w:rPrChange w:id="758" w:author="妺晗 李" w:date="2026-04-07T18:45:00Z" w16du:dateUtc="2026-04-07T10:45:00Z">
            <w:rPr/>
          </w:rPrChange>
        </w:rPr>
      </w:pPr>
      <w:r w:rsidRPr="001A36D6">
        <w:rPr>
          <w:rFonts w:ascii="FangSong" w:eastAsia="FangSong" w:hAnsi="FangSong"/>
          <w:rPrChange w:id="759" w:author="妺晗 李" w:date="2026-04-07T18:45:00Z" w16du:dateUtc="2026-04-07T10:45:00Z">
            <w:rPr/>
          </w:rPrChange>
        </w:rPr>
        <w:t xml:space="preserve">5. </w:t>
      </w:r>
      <w:r w:rsidRPr="001A36D6">
        <w:rPr>
          <w:rFonts w:ascii="FangSong" w:eastAsia="FangSong" w:hAnsi="FangSong" w:hint="eastAsia"/>
          <w:rPrChange w:id="760" w:author="妺晗 李" w:date="2026-04-07T18:45:00Z" w16du:dateUtc="2026-04-07T10:45:00Z">
            <w:rPr>
              <w:rFonts w:hint="eastAsia"/>
            </w:rPr>
          </w:rPrChange>
        </w:rPr>
        <w:t>技术路线与实施步骤</w:t>
      </w:r>
    </w:p>
    <w:p w14:paraId="3FF8A4B6" w14:textId="77777777" w:rsidR="005D3173" w:rsidRPr="001A36D6" w:rsidRDefault="009030FF">
      <w:pPr>
        <w:ind w:firstLineChars="200" w:firstLine="480"/>
        <w:rPr>
          <w:rFonts w:ascii="FangSong" w:eastAsia="FangSong" w:hAnsi="FangSong"/>
          <w:rPrChange w:id="761" w:author="妺晗 李" w:date="2026-04-07T18:45:00Z" w16du:dateUtc="2026-04-07T10:45:00Z">
            <w:rPr/>
          </w:rPrChange>
        </w:rPr>
        <w:pPrChange w:id="762" w:author="妺晗 李" w:date="2026-04-07T18:51:00Z" w16du:dateUtc="2026-04-07T10:51:00Z">
          <w:pPr/>
        </w:pPrChange>
      </w:pPr>
      <w:r w:rsidRPr="001A36D6">
        <w:rPr>
          <w:rFonts w:ascii="FangSong" w:eastAsia="FangSong" w:hAnsi="FangSong" w:hint="eastAsia"/>
          <w:rPrChange w:id="763" w:author="妺晗 李" w:date="2026-04-07T18:45:00Z" w16du:dateUtc="2026-04-07T10:45:00Z">
            <w:rPr>
              <w:rFonts w:hint="eastAsia"/>
            </w:rPr>
          </w:rPrChange>
        </w:rPr>
        <w:t>结合当前项目基础，实施步骤拟分四阶段推进，每一阶段都对应明确任务、产出与完成标志。</w:t>
      </w:r>
    </w:p>
    <w:p w14:paraId="40D3B980" w14:textId="77777777" w:rsidR="005D3173" w:rsidRPr="001A36D6" w:rsidRDefault="009030FF">
      <w:pPr>
        <w:pStyle w:val="4"/>
        <w:rPr>
          <w:rFonts w:ascii="FangSong" w:eastAsia="FangSong" w:hAnsi="FangSong"/>
          <w:rPrChange w:id="764" w:author="妺晗 李" w:date="2026-04-07T18:45:00Z" w16du:dateUtc="2026-04-07T10:45:00Z">
            <w:rPr/>
          </w:rPrChange>
        </w:rPr>
      </w:pPr>
      <w:r w:rsidRPr="001A36D6">
        <w:rPr>
          <w:rFonts w:ascii="FangSong" w:eastAsia="FangSong" w:hAnsi="FangSong" w:hint="eastAsia"/>
          <w:rPrChange w:id="765" w:author="妺晗 李" w:date="2026-04-07T18:45:00Z" w16du:dateUtc="2026-04-07T10:45:00Z">
            <w:rPr>
              <w:rFonts w:hint="eastAsia"/>
            </w:rPr>
          </w:rPrChange>
        </w:rPr>
        <w:t>阶段</w:t>
      </w:r>
      <w:r w:rsidRPr="001A36D6">
        <w:rPr>
          <w:rFonts w:ascii="FangSong" w:eastAsia="FangSong" w:hAnsi="FangSong"/>
          <w:rPrChange w:id="766" w:author="妺晗 李" w:date="2026-04-07T18:45:00Z" w16du:dateUtc="2026-04-07T10:45:00Z">
            <w:rPr/>
          </w:rPrChange>
        </w:rPr>
        <w:t xml:space="preserve"> A</w:t>
      </w:r>
      <w:r w:rsidRPr="001A36D6">
        <w:rPr>
          <w:rFonts w:ascii="FangSong" w:eastAsia="FangSong" w:hAnsi="FangSong" w:hint="eastAsia"/>
          <w:rPrChange w:id="767" w:author="妺晗 李" w:date="2026-04-07T18:45:00Z" w16du:dateUtc="2026-04-07T10:45:00Z">
            <w:rPr>
              <w:rFonts w:hint="eastAsia"/>
            </w:rPr>
          </w:rPrChange>
        </w:rPr>
        <w:t>：数据准备与规则确定</w:t>
      </w:r>
    </w:p>
    <w:p w14:paraId="1580461C" w14:textId="77777777" w:rsidR="005D3173" w:rsidRPr="001A36D6" w:rsidRDefault="009030FF">
      <w:pPr>
        <w:ind w:firstLineChars="200" w:firstLine="480"/>
        <w:rPr>
          <w:rFonts w:ascii="FangSong" w:eastAsia="FangSong" w:hAnsi="FangSong"/>
          <w:rPrChange w:id="768" w:author="妺晗 李" w:date="2026-04-07T18:45:00Z" w16du:dateUtc="2026-04-07T10:45:00Z">
            <w:rPr/>
          </w:rPrChange>
        </w:rPr>
        <w:pPrChange w:id="769" w:author="妺晗 李" w:date="2026-04-07T18:51:00Z" w16du:dateUtc="2026-04-07T10:51:00Z">
          <w:pPr/>
        </w:pPrChange>
      </w:pPr>
      <w:r w:rsidRPr="001A36D6">
        <w:rPr>
          <w:rFonts w:ascii="FangSong" w:eastAsia="FangSong" w:hAnsi="FangSong" w:hint="eastAsia"/>
          <w:rPrChange w:id="770" w:author="妺晗 李" w:date="2026-04-07T18:45:00Z" w16du:dateUtc="2026-04-07T10:45:00Z">
            <w:rPr>
              <w:rFonts w:hint="eastAsia"/>
            </w:rPr>
          </w:rPrChange>
        </w:rPr>
        <w:t>主要任务：</w:t>
      </w:r>
    </w:p>
    <w:p w14:paraId="750E5525" w14:textId="77777777" w:rsidR="005D3173" w:rsidRPr="001A36D6" w:rsidRDefault="009030FF">
      <w:pPr>
        <w:ind w:firstLineChars="200" w:firstLine="480"/>
        <w:rPr>
          <w:rFonts w:ascii="FangSong" w:eastAsia="FangSong" w:hAnsi="FangSong"/>
          <w:rPrChange w:id="771" w:author="妺晗 李" w:date="2026-04-07T18:45:00Z" w16du:dateUtc="2026-04-07T10:45:00Z">
            <w:rPr/>
          </w:rPrChange>
        </w:rPr>
        <w:pPrChange w:id="772" w:author="妺晗 李" w:date="2026-04-07T18:52:00Z" w16du:dateUtc="2026-04-07T10:52:00Z">
          <w:pPr/>
        </w:pPrChange>
      </w:pPr>
      <w:r w:rsidRPr="001A36D6">
        <w:rPr>
          <w:rFonts w:ascii="FangSong" w:eastAsia="FangSong" w:hAnsi="FangSong"/>
          <w:rPrChange w:id="773" w:author="妺晗 李" w:date="2026-04-07T18:45:00Z" w16du:dateUtc="2026-04-07T10:45:00Z">
            <w:rPr/>
          </w:rPrChange>
        </w:rPr>
        <w:t xml:space="preserve">1. </w:t>
      </w:r>
      <w:r w:rsidRPr="001A36D6">
        <w:rPr>
          <w:rFonts w:ascii="FangSong" w:eastAsia="FangSong" w:hAnsi="FangSong" w:hint="eastAsia"/>
          <w:rPrChange w:id="774" w:author="妺晗 李" w:date="2026-04-07T18:45:00Z" w16du:dateUtc="2026-04-07T10:45:00Z">
            <w:rPr>
              <w:rFonts w:hint="eastAsia"/>
            </w:rPr>
          </w:rPrChange>
        </w:rPr>
        <w:t>清理现有</w:t>
      </w:r>
      <w:r w:rsidRPr="001A36D6">
        <w:rPr>
          <w:rFonts w:ascii="FangSong" w:eastAsia="FangSong" w:hAnsi="FangSong"/>
          <w:rPrChange w:id="775" w:author="妺晗 李" w:date="2026-04-07T18:45:00Z" w16du:dateUtc="2026-04-07T10:45:00Z">
            <w:rPr/>
          </w:rPrChange>
        </w:rPr>
        <w:t xml:space="preserve"> Word</w:t>
      </w:r>
      <w:r w:rsidRPr="001A36D6">
        <w:rPr>
          <w:rFonts w:ascii="FangSong" w:eastAsia="FangSong" w:hAnsi="FangSong" w:hint="eastAsia"/>
          <w:rPrChange w:id="776" w:author="妺晗 李" w:date="2026-04-07T18:45:00Z" w16du:dateUtc="2026-04-07T10:45:00Z">
            <w:rPr>
              <w:rFonts w:hint="eastAsia"/>
            </w:rPr>
          </w:rPrChange>
        </w:rPr>
        <w:t>、</w:t>
      </w:r>
      <w:r w:rsidRPr="001A36D6">
        <w:rPr>
          <w:rFonts w:ascii="FangSong" w:eastAsia="FangSong" w:hAnsi="FangSong"/>
          <w:rPrChange w:id="777" w:author="妺晗 李" w:date="2026-04-07T18:45:00Z" w16du:dateUtc="2026-04-07T10:45:00Z">
            <w:rPr/>
          </w:rPrChange>
        </w:rPr>
        <w:t xml:space="preserve">Markdown </w:t>
      </w:r>
      <w:r w:rsidRPr="001A36D6">
        <w:rPr>
          <w:rFonts w:ascii="FangSong" w:eastAsia="FangSong" w:hAnsi="FangSong" w:hint="eastAsia"/>
          <w:rPrChange w:id="778" w:author="妺晗 李" w:date="2026-04-07T18:45:00Z" w16du:dateUtc="2026-04-07T10:45:00Z">
            <w:rPr>
              <w:rFonts w:hint="eastAsia"/>
            </w:rPr>
          </w:rPrChange>
        </w:rPr>
        <w:t>等材料，统一底本与出处口径。</w:t>
      </w:r>
    </w:p>
    <w:p w14:paraId="41E55664" w14:textId="77777777" w:rsidR="005D3173" w:rsidRPr="001A36D6" w:rsidRDefault="009030FF">
      <w:pPr>
        <w:ind w:firstLineChars="200" w:firstLine="480"/>
        <w:rPr>
          <w:rFonts w:ascii="FangSong" w:eastAsia="FangSong" w:hAnsi="FangSong"/>
          <w:rPrChange w:id="779" w:author="妺晗 李" w:date="2026-04-07T18:45:00Z" w16du:dateUtc="2026-04-07T10:45:00Z">
            <w:rPr/>
          </w:rPrChange>
        </w:rPr>
        <w:pPrChange w:id="780" w:author="妺晗 李" w:date="2026-04-07T18:52:00Z" w16du:dateUtc="2026-04-07T10:52:00Z">
          <w:pPr/>
        </w:pPrChange>
      </w:pPr>
      <w:r w:rsidRPr="001A36D6">
        <w:rPr>
          <w:rFonts w:ascii="FangSong" w:eastAsia="FangSong" w:hAnsi="FangSong"/>
          <w:rPrChange w:id="781" w:author="妺晗 李" w:date="2026-04-07T18:45:00Z" w16du:dateUtc="2026-04-07T10:45:00Z">
            <w:rPr/>
          </w:rPrChange>
        </w:rPr>
        <w:t xml:space="preserve">2. </w:t>
      </w:r>
      <w:r w:rsidRPr="001A36D6">
        <w:rPr>
          <w:rFonts w:ascii="FangSong" w:eastAsia="FangSong" w:hAnsi="FangSong" w:hint="eastAsia"/>
          <w:rPrChange w:id="782" w:author="妺晗 李" w:date="2026-04-07T18:45:00Z" w16du:dateUtc="2026-04-07T10:45:00Z">
            <w:rPr>
              <w:rFonts w:hint="eastAsia"/>
            </w:rPr>
          </w:rPrChange>
        </w:rPr>
        <w:t>明确著作、片段、词条、案例、证据五类核心对象及其关系。</w:t>
      </w:r>
    </w:p>
    <w:p w14:paraId="16300E2D" w14:textId="17E44CB9" w:rsidR="005D3173" w:rsidRPr="001A36D6" w:rsidRDefault="009030FF">
      <w:pPr>
        <w:ind w:firstLineChars="200" w:firstLine="480"/>
        <w:rPr>
          <w:rFonts w:ascii="FangSong" w:eastAsia="FangSong" w:hAnsi="FangSong"/>
          <w:rPrChange w:id="783" w:author="妺晗 李" w:date="2026-04-07T18:45:00Z" w16du:dateUtc="2026-04-07T10:45:00Z">
            <w:rPr/>
          </w:rPrChange>
        </w:rPr>
        <w:pPrChange w:id="784" w:author="妺晗 李" w:date="2026-04-07T18:52:00Z" w16du:dateUtc="2026-04-07T10:52:00Z">
          <w:pPr/>
        </w:pPrChange>
      </w:pPr>
      <w:r w:rsidRPr="001A36D6">
        <w:rPr>
          <w:rFonts w:ascii="FangSong" w:eastAsia="FangSong" w:hAnsi="FangSong"/>
          <w:rPrChange w:id="785" w:author="妺晗 李" w:date="2026-04-07T18:45:00Z" w16du:dateUtc="2026-04-07T10:45:00Z">
            <w:rPr/>
          </w:rPrChange>
        </w:rPr>
        <w:t xml:space="preserve">3. </w:t>
      </w:r>
      <w:ins w:id="786" w:author="31572" w:date="2026-04-08T02:44:00Z">
        <w:r w:rsidR="00757C96" w:rsidRPr="00757C96">
          <w:rPr>
            <w:rFonts w:ascii="FangSong" w:eastAsia="FangSong" w:hAnsi="FangSong"/>
          </w:rPr>
          <w:t>统一案例记录格式、出处标记方式和术语口径，形成五环节基础标注办法，并初步明确取证效度、释理充分性和结论状态的记录口径。</w:t>
        </w:r>
      </w:ins>
      <w:del w:id="787" w:author="31572" w:date="2026-04-08T02:44:00Z" w16du:dateUtc="2026-04-07T18:44:00Z">
        <w:r w:rsidRPr="001A36D6" w:rsidDel="00757C96">
          <w:rPr>
            <w:rFonts w:ascii="FangSong" w:eastAsia="FangSong" w:hAnsi="FangSong" w:hint="eastAsia"/>
            <w:rPrChange w:id="788" w:author="妺晗 李" w:date="2026-04-07T18:45:00Z" w16du:dateUtc="2026-04-07T10:45:00Z">
              <w:rPr>
                <w:rFonts w:hint="eastAsia"/>
              </w:rPr>
            </w:rPrChange>
          </w:rPr>
          <w:delText>统一案例记录格式、出处标记方式和术语口径，形成五环节基础标注办法。</w:delText>
        </w:r>
      </w:del>
    </w:p>
    <w:p w14:paraId="4C9C91A3" w14:textId="77777777" w:rsidR="005D3173" w:rsidRPr="001A36D6" w:rsidRDefault="009030FF">
      <w:pPr>
        <w:ind w:firstLineChars="200" w:firstLine="480"/>
        <w:rPr>
          <w:rFonts w:ascii="FangSong" w:eastAsia="FangSong" w:hAnsi="FangSong"/>
          <w:rPrChange w:id="789" w:author="妺晗 李" w:date="2026-04-07T18:45:00Z" w16du:dateUtc="2026-04-07T10:45:00Z">
            <w:rPr/>
          </w:rPrChange>
        </w:rPr>
        <w:pPrChange w:id="790" w:author="妺晗 李" w:date="2026-04-07T18:52:00Z" w16du:dateUtc="2026-04-07T10:52:00Z">
          <w:pPr/>
        </w:pPrChange>
      </w:pPr>
      <w:r w:rsidRPr="001A36D6">
        <w:rPr>
          <w:rFonts w:ascii="FangSong" w:eastAsia="FangSong" w:hAnsi="FangSong"/>
          <w:rPrChange w:id="791" w:author="妺晗 李" w:date="2026-04-07T18:45:00Z" w16du:dateUtc="2026-04-07T10:45:00Z">
            <w:rPr/>
          </w:rPrChange>
        </w:rPr>
        <w:t xml:space="preserve">4. </w:t>
      </w:r>
      <w:r w:rsidRPr="001A36D6">
        <w:rPr>
          <w:rFonts w:ascii="FangSong" w:eastAsia="FangSong" w:hAnsi="FangSong" w:hint="eastAsia"/>
          <w:rPrChange w:id="792" w:author="妺晗 李" w:date="2026-04-07T18:45:00Z" w16du:dateUtc="2026-04-07T10:45:00Z">
            <w:rPr>
              <w:rFonts w:hint="eastAsia"/>
            </w:rPr>
          </w:rPrChange>
        </w:rPr>
        <w:t>形成首批代表性案例清单和问题类型划分口径。</w:t>
      </w:r>
    </w:p>
    <w:p w14:paraId="2D8C0A62" w14:textId="77777777" w:rsidR="005D3173" w:rsidRPr="001A36D6" w:rsidRDefault="009030FF">
      <w:pPr>
        <w:ind w:firstLineChars="200" w:firstLine="480"/>
        <w:rPr>
          <w:rFonts w:ascii="FangSong" w:eastAsia="FangSong" w:hAnsi="FangSong"/>
          <w:rPrChange w:id="793" w:author="妺晗 李" w:date="2026-04-07T18:45:00Z" w16du:dateUtc="2026-04-07T10:45:00Z">
            <w:rPr/>
          </w:rPrChange>
        </w:rPr>
        <w:pPrChange w:id="794" w:author="妺晗 李" w:date="2026-04-07T18:52:00Z" w16du:dateUtc="2026-04-07T10:52:00Z">
          <w:pPr/>
        </w:pPrChange>
      </w:pPr>
      <w:r w:rsidRPr="001A36D6">
        <w:rPr>
          <w:rFonts w:ascii="FangSong" w:eastAsia="FangSong" w:hAnsi="FangSong" w:hint="eastAsia"/>
          <w:rPrChange w:id="795" w:author="妺晗 李" w:date="2026-04-07T18:45:00Z" w16du:dateUtc="2026-04-07T10:45:00Z">
            <w:rPr>
              <w:rFonts w:hint="eastAsia"/>
            </w:rPr>
          </w:rPrChange>
        </w:rPr>
        <w:t>阶段产出：</w:t>
      </w:r>
    </w:p>
    <w:p w14:paraId="70772837" w14:textId="77777777" w:rsidR="005D3173" w:rsidRPr="001A36D6" w:rsidRDefault="009030FF">
      <w:pPr>
        <w:ind w:firstLineChars="200" w:firstLine="480"/>
        <w:rPr>
          <w:rFonts w:ascii="FangSong" w:eastAsia="FangSong" w:hAnsi="FangSong"/>
          <w:rPrChange w:id="796" w:author="妺晗 李" w:date="2026-04-07T18:45:00Z" w16du:dateUtc="2026-04-07T10:45:00Z">
            <w:rPr/>
          </w:rPrChange>
        </w:rPr>
        <w:pPrChange w:id="797" w:author="妺晗 李" w:date="2026-04-07T18:52:00Z" w16du:dateUtc="2026-04-07T10:52:00Z">
          <w:pPr/>
        </w:pPrChange>
      </w:pPr>
      <w:r w:rsidRPr="001A36D6">
        <w:rPr>
          <w:rFonts w:ascii="FangSong" w:eastAsia="FangSong" w:hAnsi="FangSong" w:hint="eastAsia"/>
          <w:rPrChange w:id="798" w:author="妺晗 李" w:date="2026-04-07T18:45:00Z" w16du:dateUtc="2026-04-07T10:45:00Z">
            <w:rPr>
              <w:rFonts w:hint="eastAsia"/>
            </w:rPr>
          </w:rPrChange>
        </w:rPr>
        <w:t>案例模板与字段规范。</w:t>
      </w:r>
    </w:p>
    <w:p w14:paraId="264EC549" w14:textId="77777777" w:rsidR="005D3173" w:rsidRPr="001A36D6" w:rsidRDefault="009030FF">
      <w:pPr>
        <w:ind w:firstLineChars="200" w:firstLine="480"/>
        <w:rPr>
          <w:rFonts w:ascii="FangSong" w:eastAsia="FangSong" w:hAnsi="FangSong"/>
          <w:rPrChange w:id="799" w:author="妺晗 李" w:date="2026-04-07T18:45:00Z" w16du:dateUtc="2026-04-07T10:45:00Z">
            <w:rPr/>
          </w:rPrChange>
        </w:rPr>
        <w:pPrChange w:id="800" w:author="妺晗 李" w:date="2026-04-07T18:52:00Z" w16du:dateUtc="2026-04-07T10:52:00Z">
          <w:pPr/>
        </w:pPrChange>
      </w:pPr>
      <w:r w:rsidRPr="001A36D6">
        <w:rPr>
          <w:rFonts w:ascii="FangSong" w:eastAsia="FangSong" w:hAnsi="FangSong" w:hint="eastAsia"/>
          <w:rPrChange w:id="801" w:author="妺晗 李" w:date="2026-04-07T18:45:00Z" w16du:dateUtc="2026-04-07T10:45:00Z">
            <w:rPr>
              <w:rFonts w:hint="eastAsia"/>
            </w:rPr>
          </w:rPrChange>
        </w:rPr>
        <w:t>首批案例清单。</w:t>
      </w:r>
    </w:p>
    <w:p w14:paraId="36F34C60" w14:textId="77777777" w:rsidR="005D3173" w:rsidRPr="001A36D6" w:rsidRDefault="009030FF">
      <w:pPr>
        <w:ind w:firstLineChars="200" w:firstLine="480"/>
        <w:rPr>
          <w:rFonts w:ascii="FangSong" w:eastAsia="FangSong" w:hAnsi="FangSong"/>
          <w:rPrChange w:id="802" w:author="妺晗 李" w:date="2026-04-07T18:45:00Z" w16du:dateUtc="2026-04-07T10:45:00Z">
            <w:rPr/>
          </w:rPrChange>
        </w:rPr>
        <w:pPrChange w:id="803" w:author="妺晗 李" w:date="2026-04-07T18:52:00Z" w16du:dateUtc="2026-04-07T10:52:00Z">
          <w:pPr/>
        </w:pPrChange>
      </w:pPr>
      <w:del w:id="804" w:author="31572" w:date="2026-04-08T01:25:00Z" w16du:dateUtc="2026-04-07T17:25:00Z">
        <w:r w:rsidRPr="001A36D6" w:rsidDel="00493FC4">
          <w:rPr>
            <w:rFonts w:ascii="FangSong" w:eastAsia="FangSong" w:hAnsi="FangSong" w:hint="eastAsia"/>
            <w:rPrChange w:id="805" w:author="妺晗 李" w:date="2026-04-07T18:45:00Z" w16du:dateUtc="2026-04-07T10:45:00Z">
              <w:rPr>
                <w:rFonts w:hint="eastAsia"/>
              </w:rPr>
            </w:rPrChange>
          </w:rPr>
          <w:delText>最小必要</w:delText>
        </w:r>
      </w:del>
      <w:r w:rsidRPr="001A36D6">
        <w:rPr>
          <w:rFonts w:ascii="FangSong" w:eastAsia="FangSong" w:hAnsi="FangSong" w:hint="eastAsia"/>
          <w:rPrChange w:id="806" w:author="妺晗 李" w:date="2026-04-07T18:45:00Z" w16du:dateUtc="2026-04-07T10:45:00Z">
            <w:rPr>
              <w:rFonts w:hint="eastAsia"/>
            </w:rPr>
          </w:rPrChange>
        </w:rPr>
        <w:t>数据库结构说明。</w:t>
      </w:r>
    </w:p>
    <w:p w14:paraId="2EC5C3F6" w14:textId="77777777" w:rsidR="005D3173" w:rsidRPr="001A36D6" w:rsidRDefault="009030FF">
      <w:pPr>
        <w:pStyle w:val="4"/>
        <w:rPr>
          <w:rFonts w:ascii="FangSong" w:eastAsia="FangSong" w:hAnsi="FangSong"/>
          <w:rPrChange w:id="807" w:author="妺晗 李" w:date="2026-04-07T18:45:00Z" w16du:dateUtc="2026-04-07T10:45:00Z">
            <w:rPr/>
          </w:rPrChange>
        </w:rPr>
      </w:pPr>
      <w:r w:rsidRPr="001A36D6">
        <w:rPr>
          <w:rFonts w:ascii="FangSong" w:eastAsia="FangSong" w:hAnsi="FangSong" w:hint="eastAsia"/>
          <w:rPrChange w:id="808" w:author="妺晗 李" w:date="2026-04-07T18:45:00Z" w16du:dateUtc="2026-04-07T10:45:00Z">
            <w:rPr>
              <w:rFonts w:hint="eastAsia"/>
            </w:rPr>
          </w:rPrChange>
        </w:rPr>
        <w:t>阶段</w:t>
      </w:r>
      <w:r w:rsidRPr="001A36D6">
        <w:rPr>
          <w:rFonts w:ascii="FangSong" w:eastAsia="FangSong" w:hAnsi="FangSong"/>
          <w:rPrChange w:id="809" w:author="妺晗 李" w:date="2026-04-07T18:45:00Z" w16du:dateUtc="2026-04-07T10:45:00Z">
            <w:rPr/>
          </w:rPrChange>
        </w:rPr>
        <w:t xml:space="preserve"> B</w:t>
      </w:r>
      <w:r w:rsidRPr="001A36D6">
        <w:rPr>
          <w:rFonts w:ascii="FangSong" w:eastAsia="FangSong" w:hAnsi="FangSong" w:hint="eastAsia"/>
          <w:rPrChange w:id="810" w:author="妺晗 李" w:date="2026-04-07T18:45:00Z" w16du:dateUtc="2026-04-07T10:45:00Z">
            <w:rPr>
              <w:rFonts w:hint="eastAsia"/>
            </w:rPr>
          </w:rPrChange>
        </w:rPr>
        <w:t>：基础语料录入与检索原型</w:t>
      </w:r>
    </w:p>
    <w:p w14:paraId="73FB79F9" w14:textId="77777777" w:rsidR="005D3173" w:rsidRPr="001A36D6" w:rsidRDefault="009030FF">
      <w:pPr>
        <w:ind w:firstLineChars="200" w:firstLine="480"/>
        <w:rPr>
          <w:rFonts w:ascii="FangSong" w:eastAsia="FangSong" w:hAnsi="FangSong"/>
          <w:rPrChange w:id="811" w:author="妺晗 李" w:date="2026-04-07T18:45:00Z" w16du:dateUtc="2026-04-07T10:45:00Z">
            <w:rPr/>
          </w:rPrChange>
        </w:rPr>
        <w:pPrChange w:id="812" w:author="妺晗 李" w:date="2026-04-07T18:52:00Z" w16du:dateUtc="2026-04-07T10:52:00Z">
          <w:pPr/>
        </w:pPrChange>
      </w:pPr>
      <w:r w:rsidRPr="001A36D6">
        <w:rPr>
          <w:rFonts w:ascii="FangSong" w:eastAsia="FangSong" w:hAnsi="FangSong" w:hint="eastAsia"/>
          <w:rPrChange w:id="813" w:author="妺晗 李" w:date="2026-04-07T18:45:00Z" w16du:dateUtc="2026-04-07T10:45:00Z">
            <w:rPr>
              <w:rFonts w:hint="eastAsia"/>
            </w:rPr>
          </w:rPrChange>
        </w:rPr>
        <w:t>主要任务：</w:t>
      </w:r>
    </w:p>
    <w:p w14:paraId="11833BD9" w14:textId="77777777" w:rsidR="005D3173" w:rsidRPr="001A36D6" w:rsidRDefault="009030FF">
      <w:pPr>
        <w:ind w:firstLineChars="200" w:firstLine="480"/>
        <w:rPr>
          <w:rFonts w:ascii="FangSong" w:eastAsia="FangSong" w:hAnsi="FangSong"/>
          <w:rPrChange w:id="814" w:author="妺晗 李" w:date="2026-04-07T18:45:00Z" w16du:dateUtc="2026-04-07T10:45:00Z">
            <w:rPr/>
          </w:rPrChange>
        </w:rPr>
        <w:pPrChange w:id="815" w:author="妺晗 李" w:date="2026-04-07T18:52:00Z" w16du:dateUtc="2026-04-07T10:52:00Z">
          <w:pPr/>
        </w:pPrChange>
      </w:pPr>
      <w:r w:rsidRPr="001A36D6">
        <w:rPr>
          <w:rFonts w:ascii="FangSong" w:eastAsia="FangSong" w:hAnsi="FangSong"/>
          <w:rPrChange w:id="816" w:author="妺晗 李" w:date="2026-04-07T18:45:00Z" w16du:dateUtc="2026-04-07T10:45:00Z">
            <w:rPr/>
          </w:rPrChange>
        </w:rPr>
        <w:t xml:space="preserve">1. </w:t>
      </w:r>
      <w:r w:rsidRPr="001A36D6">
        <w:rPr>
          <w:rFonts w:ascii="FangSong" w:eastAsia="FangSong" w:hAnsi="FangSong" w:hint="eastAsia"/>
          <w:rPrChange w:id="817" w:author="妺晗 李" w:date="2026-04-07T18:45:00Z" w16du:dateUtc="2026-04-07T10:45:00Z">
            <w:rPr>
              <w:rFonts w:hint="eastAsia"/>
            </w:rPr>
          </w:rPrChange>
        </w:rPr>
        <w:t>录入首批代表性著作信息、文本片段和案例数据。</w:t>
      </w:r>
    </w:p>
    <w:p w14:paraId="729BA701" w14:textId="77777777" w:rsidR="005D3173" w:rsidRPr="001A36D6" w:rsidRDefault="009030FF">
      <w:pPr>
        <w:ind w:firstLineChars="200" w:firstLine="480"/>
        <w:rPr>
          <w:rFonts w:ascii="FangSong" w:eastAsia="FangSong" w:hAnsi="FangSong"/>
          <w:rPrChange w:id="818" w:author="妺晗 李" w:date="2026-04-07T18:45:00Z" w16du:dateUtc="2026-04-07T10:45:00Z">
            <w:rPr/>
          </w:rPrChange>
        </w:rPr>
        <w:pPrChange w:id="819" w:author="妺晗 李" w:date="2026-04-07T18:52:00Z" w16du:dateUtc="2026-04-07T10:52:00Z">
          <w:pPr/>
        </w:pPrChange>
      </w:pPr>
      <w:r w:rsidRPr="001A36D6">
        <w:rPr>
          <w:rFonts w:ascii="FangSong" w:eastAsia="FangSong" w:hAnsi="FangSong"/>
          <w:rPrChange w:id="820" w:author="妺晗 李" w:date="2026-04-07T18:45:00Z" w16du:dateUtc="2026-04-07T10:45:00Z">
            <w:rPr/>
          </w:rPrChange>
        </w:rPr>
        <w:t xml:space="preserve">2. </w:t>
      </w:r>
      <w:r w:rsidRPr="001A36D6">
        <w:rPr>
          <w:rFonts w:ascii="FangSong" w:eastAsia="FangSong" w:hAnsi="FangSong" w:hint="eastAsia"/>
          <w:rPrChange w:id="821" w:author="妺晗 李" w:date="2026-04-07T18:45:00Z" w16du:dateUtc="2026-04-07T10:45:00Z">
            <w:rPr>
              <w:rFonts w:hint="eastAsia"/>
            </w:rPr>
          </w:rPrChange>
        </w:rPr>
        <w:t>建立词条、案例、证据之间的基本连接关系。</w:t>
      </w:r>
    </w:p>
    <w:p w14:paraId="5862D3E3" w14:textId="77777777" w:rsidR="005D3173" w:rsidRPr="001A36D6" w:rsidRDefault="009030FF">
      <w:pPr>
        <w:ind w:firstLineChars="200" w:firstLine="480"/>
        <w:rPr>
          <w:rFonts w:ascii="FangSong" w:eastAsia="FangSong" w:hAnsi="FangSong"/>
          <w:rPrChange w:id="822" w:author="妺晗 李" w:date="2026-04-07T18:45:00Z" w16du:dateUtc="2026-04-07T10:45:00Z">
            <w:rPr/>
          </w:rPrChange>
        </w:rPr>
        <w:pPrChange w:id="823" w:author="妺晗 李" w:date="2026-04-07T18:52:00Z" w16du:dateUtc="2026-04-07T10:52:00Z">
          <w:pPr/>
        </w:pPrChange>
      </w:pPr>
      <w:r w:rsidRPr="001A36D6">
        <w:rPr>
          <w:rFonts w:ascii="FangSong" w:eastAsia="FangSong" w:hAnsi="FangSong"/>
          <w:rPrChange w:id="824" w:author="妺晗 李" w:date="2026-04-07T18:45:00Z" w16du:dateUtc="2026-04-07T10:45:00Z">
            <w:rPr/>
          </w:rPrChange>
        </w:rPr>
        <w:t xml:space="preserve">3. </w:t>
      </w:r>
      <w:r w:rsidRPr="001A36D6">
        <w:rPr>
          <w:rFonts w:ascii="FangSong" w:eastAsia="FangSong" w:hAnsi="FangSong" w:hint="eastAsia"/>
          <w:rPrChange w:id="825" w:author="妺晗 李" w:date="2026-04-07T18:45:00Z" w16du:dateUtc="2026-04-07T10:45:00Z">
            <w:rPr>
              <w:rFonts w:hint="eastAsia"/>
            </w:rPr>
          </w:rPrChange>
        </w:rPr>
        <w:t>完成知识库</w:t>
      </w:r>
      <w:r w:rsidRPr="001A36D6">
        <w:rPr>
          <w:rFonts w:ascii="FangSong" w:eastAsia="FangSong" w:hAnsi="FangSong"/>
          <w:rPrChange w:id="826" w:author="妺晗 李" w:date="2026-04-07T18:45:00Z" w16du:dateUtc="2026-04-07T10:45:00Z">
            <w:rPr/>
          </w:rPrChange>
        </w:rPr>
        <w:t xml:space="preserve"> Demo </w:t>
      </w:r>
      <w:r w:rsidRPr="001A36D6">
        <w:rPr>
          <w:rFonts w:ascii="FangSong" w:eastAsia="FangSong" w:hAnsi="FangSong" w:hint="eastAsia"/>
          <w:rPrChange w:id="827" w:author="妺晗 李" w:date="2026-04-07T18:45:00Z" w16du:dateUtc="2026-04-07T10:45:00Z">
            <w:rPr>
              <w:rFonts w:hint="eastAsia"/>
            </w:rPr>
          </w:rPrChange>
        </w:rPr>
        <w:t>中的基础检索、统计和案例浏览功能。</w:t>
      </w:r>
    </w:p>
    <w:p w14:paraId="6267957D" w14:textId="77777777" w:rsidR="005D3173" w:rsidRPr="001A36D6" w:rsidRDefault="009030FF">
      <w:pPr>
        <w:ind w:firstLineChars="200" w:firstLine="480"/>
        <w:rPr>
          <w:rFonts w:ascii="FangSong" w:eastAsia="FangSong" w:hAnsi="FangSong"/>
          <w:rPrChange w:id="828" w:author="妺晗 李" w:date="2026-04-07T18:45:00Z" w16du:dateUtc="2026-04-07T10:45:00Z">
            <w:rPr/>
          </w:rPrChange>
        </w:rPr>
        <w:pPrChange w:id="829" w:author="妺晗 李" w:date="2026-04-07T18:52:00Z" w16du:dateUtc="2026-04-07T10:52:00Z">
          <w:pPr/>
        </w:pPrChange>
      </w:pPr>
      <w:r w:rsidRPr="001A36D6">
        <w:rPr>
          <w:rFonts w:ascii="FangSong" w:eastAsia="FangSong" w:hAnsi="FangSong"/>
          <w:rPrChange w:id="830" w:author="妺晗 李" w:date="2026-04-07T18:45:00Z" w16du:dateUtc="2026-04-07T10:45:00Z">
            <w:rPr/>
          </w:rPrChange>
        </w:rPr>
        <w:lastRenderedPageBreak/>
        <w:t xml:space="preserve">4. </w:t>
      </w:r>
      <w:r w:rsidRPr="001A36D6">
        <w:rPr>
          <w:rFonts w:ascii="FangSong" w:eastAsia="FangSong" w:hAnsi="FangSong" w:hint="eastAsia"/>
          <w:rPrChange w:id="831" w:author="妺晗 李" w:date="2026-04-07T18:45:00Z" w16du:dateUtc="2026-04-07T10:45:00Z">
            <w:rPr>
              <w:rFonts w:hint="eastAsia"/>
            </w:rPr>
          </w:rPrChange>
        </w:rPr>
        <w:t>以若干代表性案例检验案例、出处与五环节说明能否清楚对应。</w:t>
      </w:r>
    </w:p>
    <w:p w14:paraId="3ADEB713" w14:textId="77777777" w:rsidR="005D3173" w:rsidRPr="001A36D6" w:rsidRDefault="009030FF">
      <w:pPr>
        <w:ind w:firstLineChars="200" w:firstLine="480"/>
        <w:rPr>
          <w:rFonts w:ascii="FangSong" w:eastAsia="FangSong" w:hAnsi="FangSong"/>
          <w:rPrChange w:id="832" w:author="妺晗 李" w:date="2026-04-07T18:45:00Z" w16du:dateUtc="2026-04-07T10:45:00Z">
            <w:rPr/>
          </w:rPrChange>
        </w:rPr>
        <w:pPrChange w:id="833" w:author="妺晗 李" w:date="2026-04-07T18:52:00Z" w16du:dateUtc="2026-04-07T10:52:00Z">
          <w:pPr/>
        </w:pPrChange>
      </w:pPr>
      <w:r w:rsidRPr="001A36D6">
        <w:rPr>
          <w:rFonts w:ascii="FangSong" w:eastAsia="FangSong" w:hAnsi="FangSong" w:hint="eastAsia"/>
          <w:rPrChange w:id="834" w:author="妺晗 李" w:date="2026-04-07T18:45:00Z" w16du:dateUtc="2026-04-07T10:45:00Z">
            <w:rPr>
              <w:rFonts w:hint="eastAsia"/>
            </w:rPr>
          </w:rPrChange>
        </w:rPr>
        <w:t>阶段产出：</w:t>
      </w:r>
    </w:p>
    <w:p w14:paraId="0D222581" w14:textId="77777777" w:rsidR="005D3173" w:rsidRPr="001A36D6" w:rsidRDefault="009030FF">
      <w:pPr>
        <w:ind w:firstLineChars="200" w:firstLine="480"/>
        <w:rPr>
          <w:rFonts w:ascii="FangSong" w:eastAsia="FangSong" w:hAnsi="FangSong"/>
          <w:rPrChange w:id="835" w:author="妺晗 李" w:date="2026-04-07T18:45:00Z" w16du:dateUtc="2026-04-07T10:45:00Z">
            <w:rPr/>
          </w:rPrChange>
        </w:rPr>
        <w:pPrChange w:id="836" w:author="妺晗 李" w:date="2026-04-07T18:52:00Z" w16du:dateUtc="2026-04-07T10:52:00Z">
          <w:pPr/>
        </w:pPrChange>
      </w:pPr>
      <w:r w:rsidRPr="001A36D6">
        <w:rPr>
          <w:rFonts w:ascii="FangSong" w:eastAsia="FangSong" w:hAnsi="FangSong" w:hint="eastAsia"/>
          <w:rPrChange w:id="837" w:author="妺晗 李" w:date="2026-04-07T18:45:00Z" w16du:dateUtc="2026-04-07T10:45:00Z">
            <w:rPr>
              <w:rFonts w:hint="eastAsia"/>
            </w:rPr>
          </w:rPrChange>
        </w:rPr>
        <w:t>约</w:t>
      </w:r>
      <w:r w:rsidRPr="001A36D6">
        <w:rPr>
          <w:rFonts w:ascii="FangSong" w:eastAsia="FangSong" w:hAnsi="FangSong"/>
          <w:rPrChange w:id="838" w:author="妺晗 李" w:date="2026-04-07T18:45:00Z" w16du:dateUtc="2026-04-07T10:45:00Z">
            <w:rPr/>
          </w:rPrChange>
        </w:rPr>
        <w:t xml:space="preserve"> 30 </w:t>
      </w:r>
      <w:r w:rsidRPr="001A36D6">
        <w:rPr>
          <w:rFonts w:ascii="FangSong" w:eastAsia="FangSong" w:hAnsi="FangSong" w:hint="eastAsia"/>
          <w:rPrChange w:id="839" w:author="妺晗 李" w:date="2026-04-07T18:45:00Z" w16du:dateUtc="2026-04-07T10:45:00Z">
            <w:rPr>
              <w:rFonts w:hint="eastAsia"/>
            </w:rPr>
          </w:rPrChange>
        </w:rPr>
        <w:t>条精细化整理案例。</w:t>
      </w:r>
    </w:p>
    <w:p w14:paraId="720571EB" w14:textId="77777777" w:rsidR="005D3173" w:rsidRPr="001A36D6" w:rsidRDefault="009030FF">
      <w:pPr>
        <w:ind w:firstLineChars="200" w:firstLine="480"/>
        <w:rPr>
          <w:rFonts w:ascii="FangSong" w:eastAsia="FangSong" w:hAnsi="FangSong"/>
          <w:rPrChange w:id="840" w:author="妺晗 李" w:date="2026-04-07T18:45:00Z" w16du:dateUtc="2026-04-07T10:45:00Z">
            <w:rPr/>
          </w:rPrChange>
        </w:rPr>
        <w:pPrChange w:id="841" w:author="妺晗 李" w:date="2026-04-07T18:52:00Z" w16du:dateUtc="2026-04-07T10:52:00Z">
          <w:pPr/>
        </w:pPrChange>
      </w:pPr>
      <w:r w:rsidRPr="001A36D6">
        <w:rPr>
          <w:rFonts w:ascii="FangSong" w:eastAsia="FangSong" w:hAnsi="FangSong" w:hint="eastAsia"/>
          <w:rPrChange w:id="842" w:author="妺晗 李" w:date="2026-04-07T18:45:00Z" w16du:dateUtc="2026-04-07T10:45:00Z">
            <w:rPr>
              <w:rFonts w:hint="eastAsia"/>
            </w:rPr>
          </w:rPrChange>
        </w:rPr>
        <w:t>可运行的基础检索原型。</w:t>
      </w:r>
    </w:p>
    <w:p w14:paraId="55F03D14" w14:textId="77777777" w:rsidR="005D3173" w:rsidRPr="001A36D6" w:rsidRDefault="009030FF">
      <w:pPr>
        <w:ind w:firstLineChars="200" w:firstLine="480"/>
        <w:rPr>
          <w:rFonts w:ascii="FangSong" w:eastAsia="FangSong" w:hAnsi="FangSong"/>
          <w:rPrChange w:id="843" w:author="妺晗 李" w:date="2026-04-07T18:45:00Z" w16du:dateUtc="2026-04-07T10:45:00Z">
            <w:rPr/>
          </w:rPrChange>
        </w:rPr>
        <w:pPrChange w:id="844" w:author="妺晗 李" w:date="2026-04-07T18:52:00Z" w16du:dateUtc="2026-04-07T10:52:00Z">
          <w:pPr/>
        </w:pPrChange>
      </w:pPr>
      <w:r w:rsidRPr="001A36D6">
        <w:rPr>
          <w:rFonts w:ascii="FangSong" w:eastAsia="FangSong" w:hAnsi="FangSong" w:hint="eastAsia"/>
          <w:rPrChange w:id="845" w:author="妺晗 李" w:date="2026-04-07T18:45:00Z" w16du:dateUtc="2026-04-07T10:45:00Z">
            <w:rPr>
              <w:rFonts w:hint="eastAsia"/>
            </w:rPr>
          </w:rPrChange>
        </w:rPr>
        <w:t>词条页、案例页、结构说明页的初步展示闭环。</w:t>
      </w:r>
    </w:p>
    <w:p w14:paraId="7C641A14" w14:textId="77777777" w:rsidR="005D3173" w:rsidRPr="001A36D6" w:rsidRDefault="009030FF">
      <w:pPr>
        <w:pStyle w:val="4"/>
        <w:rPr>
          <w:rFonts w:ascii="FangSong" w:eastAsia="FangSong" w:hAnsi="FangSong"/>
          <w:rPrChange w:id="846" w:author="妺晗 李" w:date="2026-04-07T18:45:00Z" w16du:dateUtc="2026-04-07T10:45:00Z">
            <w:rPr/>
          </w:rPrChange>
        </w:rPr>
      </w:pPr>
      <w:r w:rsidRPr="001A36D6">
        <w:rPr>
          <w:rFonts w:ascii="FangSong" w:eastAsia="FangSong" w:hAnsi="FangSong" w:hint="eastAsia"/>
          <w:rPrChange w:id="847" w:author="妺晗 李" w:date="2026-04-07T18:45:00Z" w16du:dateUtc="2026-04-07T10:45:00Z">
            <w:rPr>
              <w:rFonts w:hint="eastAsia"/>
            </w:rPr>
          </w:rPrChange>
        </w:rPr>
        <w:t>阶段</w:t>
      </w:r>
      <w:r w:rsidRPr="001A36D6">
        <w:rPr>
          <w:rFonts w:ascii="FangSong" w:eastAsia="FangSong" w:hAnsi="FangSong"/>
          <w:rPrChange w:id="848" w:author="妺晗 李" w:date="2026-04-07T18:45:00Z" w16du:dateUtc="2026-04-07T10:45:00Z">
            <w:rPr/>
          </w:rPrChange>
        </w:rPr>
        <w:t xml:space="preserve"> C</w:t>
      </w:r>
      <w:r w:rsidRPr="001A36D6">
        <w:rPr>
          <w:rFonts w:ascii="FangSong" w:eastAsia="FangSong" w:hAnsi="FangSong" w:hint="eastAsia"/>
          <w:rPrChange w:id="849" w:author="妺晗 李" w:date="2026-04-07T18:45:00Z" w16du:dateUtc="2026-04-07T10:45:00Z">
            <w:rPr>
              <w:rFonts w:hint="eastAsia"/>
            </w:rPr>
          </w:rPrChange>
        </w:rPr>
        <w:t>：案例扩充与方法归纳</w:t>
      </w:r>
    </w:p>
    <w:p w14:paraId="27496E19" w14:textId="77777777" w:rsidR="005D3173" w:rsidRPr="001A36D6" w:rsidRDefault="009030FF">
      <w:pPr>
        <w:ind w:firstLineChars="200" w:firstLine="480"/>
        <w:rPr>
          <w:rFonts w:ascii="FangSong" w:eastAsia="FangSong" w:hAnsi="FangSong"/>
          <w:rPrChange w:id="850" w:author="妺晗 李" w:date="2026-04-07T18:45:00Z" w16du:dateUtc="2026-04-07T10:45:00Z">
            <w:rPr/>
          </w:rPrChange>
        </w:rPr>
        <w:pPrChange w:id="851" w:author="妺晗 李" w:date="2026-04-07T18:52:00Z" w16du:dateUtc="2026-04-07T10:52:00Z">
          <w:pPr/>
        </w:pPrChange>
      </w:pPr>
      <w:r w:rsidRPr="001A36D6">
        <w:rPr>
          <w:rFonts w:ascii="FangSong" w:eastAsia="FangSong" w:hAnsi="FangSong" w:hint="eastAsia"/>
          <w:rPrChange w:id="852" w:author="妺晗 李" w:date="2026-04-07T18:45:00Z" w16du:dateUtc="2026-04-07T10:45:00Z">
            <w:rPr>
              <w:rFonts w:hint="eastAsia"/>
            </w:rPr>
          </w:rPrChange>
        </w:rPr>
        <w:t>主要任务：</w:t>
      </w:r>
    </w:p>
    <w:p w14:paraId="4711803C" w14:textId="77777777" w:rsidR="005D3173" w:rsidRPr="001A36D6" w:rsidRDefault="009030FF">
      <w:pPr>
        <w:ind w:firstLineChars="200" w:firstLine="480"/>
        <w:rPr>
          <w:rFonts w:ascii="FangSong" w:eastAsia="FangSong" w:hAnsi="FangSong"/>
          <w:rPrChange w:id="853" w:author="妺晗 李" w:date="2026-04-07T18:45:00Z" w16du:dateUtc="2026-04-07T10:45:00Z">
            <w:rPr/>
          </w:rPrChange>
        </w:rPr>
        <w:pPrChange w:id="854" w:author="妺晗 李" w:date="2026-04-07T18:52:00Z" w16du:dateUtc="2026-04-07T10:52:00Z">
          <w:pPr/>
        </w:pPrChange>
      </w:pPr>
      <w:r w:rsidRPr="001A36D6">
        <w:rPr>
          <w:rFonts w:ascii="FangSong" w:eastAsia="FangSong" w:hAnsi="FangSong"/>
          <w:rPrChange w:id="855" w:author="妺晗 李" w:date="2026-04-07T18:45:00Z" w16du:dateUtc="2026-04-07T10:45:00Z">
            <w:rPr/>
          </w:rPrChange>
        </w:rPr>
        <w:t xml:space="preserve">1. </w:t>
      </w:r>
      <w:r w:rsidRPr="001A36D6">
        <w:rPr>
          <w:rFonts w:ascii="FangSong" w:eastAsia="FangSong" w:hAnsi="FangSong" w:hint="eastAsia"/>
          <w:rPrChange w:id="856" w:author="妺晗 李" w:date="2026-04-07T18:45:00Z" w16du:dateUtc="2026-04-07T10:45:00Z">
            <w:rPr>
              <w:rFonts w:hint="eastAsia"/>
            </w:rPr>
          </w:rPrChange>
        </w:rPr>
        <w:t>将精校案例扩充至不少于</w:t>
      </w:r>
      <w:r w:rsidRPr="001A36D6">
        <w:rPr>
          <w:rFonts w:ascii="FangSong" w:eastAsia="FangSong" w:hAnsi="FangSong"/>
          <w:rPrChange w:id="857" w:author="妺晗 李" w:date="2026-04-07T18:45:00Z" w16du:dateUtc="2026-04-07T10:45:00Z">
            <w:rPr/>
          </w:rPrChange>
        </w:rPr>
        <w:t xml:space="preserve"> 60 </w:t>
      </w:r>
      <w:r w:rsidRPr="001A36D6">
        <w:rPr>
          <w:rFonts w:ascii="FangSong" w:eastAsia="FangSong" w:hAnsi="FangSong" w:hint="eastAsia"/>
          <w:rPrChange w:id="858" w:author="妺晗 李" w:date="2026-04-07T18:45:00Z" w16du:dateUtc="2026-04-07T10:45:00Z">
            <w:rPr>
              <w:rFonts w:hint="eastAsia"/>
            </w:rPr>
          </w:rPrChange>
        </w:rPr>
        <w:t>条，覆盖若干典型问题类型。</w:t>
      </w:r>
    </w:p>
    <w:p w14:paraId="05715EC2" w14:textId="77777777" w:rsidR="005D3173" w:rsidRPr="001A36D6" w:rsidRDefault="009030FF">
      <w:pPr>
        <w:ind w:firstLineChars="200" w:firstLine="480"/>
        <w:rPr>
          <w:rFonts w:ascii="FangSong" w:eastAsia="FangSong" w:hAnsi="FangSong"/>
          <w:rPrChange w:id="859" w:author="妺晗 李" w:date="2026-04-07T18:45:00Z" w16du:dateUtc="2026-04-07T10:45:00Z">
            <w:rPr/>
          </w:rPrChange>
        </w:rPr>
        <w:pPrChange w:id="860" w:author="妺晗 李" w:date="2026-04-07T18:52:00Z" w16du:dateUtc="2026-04-07T10:52:00Z">
          <w:pPr/>
        </w:pPrChange>
      </w:pPr>
      <w:r w:rsidRPr="001A36D6">
        <w:rPr>
          <w:rFonts w:ascii="FangSong" w:eastAsia="FangSong" w:hAnsi="FangSong"/>
          <w:rPrChange w:id="861" w:author="妺晗 李" w:date="2026-04-07T18:45:00Z" w16du:dateUtc="2026-04-07T10:45:00Z">
            <w:rPr/>
          </w:rPrChange>
        </w:rPr>
        <w:t xml:space="preserve">2. </w:t>
      </w:r>
      <w:r w:rsidRPr="001A36D6">
        <w:rPr>
          <w:rFonts w:ascii="FangSong" w:eastAsia="FangSong" w:hAnsi="FangSong" w:hint="eastAsia"/>
          <w:rPrChange w:id="862" w:author="妺晗 李" w:date="2026-04-07T18:45:00Z" w16du:dateUtc="2026-04-07T10:45:00Z">
            <w:rPr>
              <w:rFonts w:hint="eastAsia"/>
            </w:rPr>
          </w:rPrChange>
        </w:rPr>
        <w:t>对常见方法路径进行分类整理，形成阶段性研究说明。</w:t>
      </w:r>
    </w:p>
    <w:p w14:paraId="694CED99" w14:textId="77777777" w:rsidR="005D3173" w:rsidRPr="001A36D6" w:rsidRDefault="009030FF">
      <w:pPr>
        <w:ind w:firstLineChars="200" w:firstLine="480"/>
        <w:rPr>
          <w:rFonts w:ascii="FangSong" w:eastAsia="FangSong" w:hAnsi="FangSong"/>
          <w:rPrChange w:id="863" w:author="妺晗 李" w:date="2026-04-07T18:45:00Z" w16du:dateUtc="2026-04-07T10:45:00Z">
            <w:rPr/>
          </w:rPrChange>
        </w:rPr>
        <w:pPrChange w:id="864" w:author="妺晗 李" w:date="2026-04-07T18:52:00Z" w16du:dateUtc="2026-04-07T10:52:00Z">
          <w:pPr/>
        </w:pPrChange>
      </w:pPr>
      <w:r w:rsidRPr="001A36D6">
        <w:rPr>
          <w:rFonts w:ascii="FangSong" w:eastAsia="FangSong" w:hAnsi="FangSong"/>
          <w:rPrChange w:id="865" w:author="妺晗 李" w:date="2026-04-07T18:45:00Z" w16du:dateUtc="2026-04-07T10:45:00Z">
            <w:rPr/>
          </w:rPrChange>
        </w:rPr>
        <w:t xml:space="preserve">3. </w:t>
      </w:r>
      <w:r w:rsidRPr="001A36D6">
        <w:rPr>
          <w:rFonts w:ascii="FangSong" w:eastAsia="FangSong" w:hAnsi="FangSong" w:hint="eastAsia"/>
          <w:rPrChange w:id="866" w:author="妺晗 李" w:date="2026-04-07T18:45:00Z" w16du:dateUtc="2026-04-07T10:45:00Z">
            <w:rPr>
              <w:rFonts w:hint="eastAsia"/>
            </w:rPr>
          </w:rPrChange>
        </w:rPr>
        <w:t>结合数据库中已录入的案例、证据和术语，形成标注规范说明。</w:t>
      </w:r>
    </w:p>
    <w:p w14:paraId="4743FE78" w14:textId="77777777" w:rsidR="005D3173" w:rsidRPr="001A36D6" w:rsidRDefault="009030FF">
      <w:pPr>
        <w:ind w:firstLineChars="200" w:firstLine="480"/>
        <w:rPr>
          <w:rFonts w:ascii="FangSong" w:eastAsia="FangSong" w:hAnsi="FangSong"/>
          <w:rPrChange w:id="867" w:author="妺晗 李" w:date="2026-04-07T18:45:00Z" w16du:dateUtc="2026-04-07T10:45:00Z">
            <w:rPr/>
          </w:rPrChange>
        </w:rPr>
        <w:pPrChange w:id="868" w:author="妺晗 李" w:date="2026-04-07T18:52:00Z" w16du:dateUtc="2026-04-07T10:52:00Z">
          <w:pPr/>
        </w:pPrChange>
      </w:pPr>
      <w:r w:rsidRPr="001A36D6">
        <w:rPr>
          <w:rFonts w:ascii="FangSong" w:eastAsia="FangSong" w:hAnsi="FangSong"/>
          <w:rPrChange w:id="869" w:author="妺晗 李" w:date="2026-04-07T18:45:00Z" w16du:dateUtc="2026-04-07T10:45:00Z">
            <w:rPr/>
          </w:rPrChange>
        </w:rPr>
        <w:t xml:space="preserve">4. </w:t>
      </w:r>
      <w:r w:rsidRPr="001A36D6">
        <w:rPr>
          <w:rFonts w:ascii="FangSong" w:eastAsia="FangSong" w:hAnsi="FangSong" w:hint="eastAsia"/>
          <w:rPrChange w:id="870" w:author="妺晗 李" w:date="2026-04-07T18:45:00Z" w16du:dateUtc="2026-04-07T10:45:00Z">
            <w:rPr>
              <w:rFonts w:hint="eastAsia"/>
            </w:rPr>
          </w:rPrChange>
        </w:rPr>
        <w:t>选取《葛覃》等代表性材料进行展示验证，检验用户能否从词条进入案例、由案例回看证据和出处。</w:t>
      </w:r>
    </w:p>
    <w:p w14:paraId="16860D0D" w14:textId="77777777" w:rsidR="005D3173" w:rsidRPr="001A36D6" w:rsidRDefault="009030FF">
      <w:pPr>
        <w:ind w:firstLineChars="200" w:firstLine="480"/>
        <w:rPr>
          <w:rFonts w:ascii="FangSong" w:eastAsia="FangSong" w:hAnsi="FangSong"/>
          <w:rPrChange w:id="871" w:author="妺晗 李" w:date="2026-04-07T18:45:00Z" w16du:dateUtc="2026-04-07T10:45:00Z">
            <w:rPr/>
          </w:rPrChange>
        </w:rPr>
        <w:pPrChange w:id="872" w:author="妺晗 李" w:date="2026-04-07T18:52:00Z" w16du:dateUtc="2026-04-07T10:52:00Z">
          <w:pPr/>
        </w:pPrChange>
      </w:pPr>
      <w:r w:rsidRPr="001A36D6">
        <w:rPr>
          <w:rFonts w:ascii="FangSong" w:eastAsia="FangSong" w:hAnsi="FangSong" w:hint="eastAsia"/>
          <w:rPrChange w:id="873" w:author="妺晗 李" w:date="2026-04-07T18:45:00Z" w16du:dateUtc="2026-04-07T10:45:00Z">
            <w:rPr>
              <w:rFonts w:hint="eastAsia"/>
            </w:rPr>
          </w:rPrChange>
        </w:rPr>
        <w:t>阶段产出：</w:t>
      </w:r>
    </w:p>
    <w:p w14:paraId="2FAF5BD4" w14:textId="77777777" w:rsidR="005D3173" w:rsidRPr="001A36D6" w:rsidRDefault="009030FF">
      <w:pPr>
        <w:ind w:firstLineChars="200" w:firstLine="480"/>
        <w:rPr>
          <w:rFonts w:ascii="FangSong" w:eastAsia="FangSong" w:hAnsi="FangSong"/>
          <w:rPrChange w:id="874" w:author="妺晗 李" w:date="2026-04-07T18:45:00Z" w16du:dateUtc="2026-04-07T10:45:00Z">
            <w:rPr/>
          </w:rPrChange>
        </w:rPr>
        <w:pPrChange w:id="875" w:author="妺晗 李" w:date="2026-04-07T18:52:00Z" w16du:dateUtc="2026-04-07T10:52:00Z">
          <w:pPr/>
        </w:pPrChange>
      </w:pPr>
      <w:r w:rsidRPr="001A36D6">
        <w:rPr>
          <w:rFonts w:ascii="FangSong" w:eastAsia="FangSong" w:hAnsi="FangSong" w:hint="eastAsia"/>
          <w:rPrChange w:id="876" w:author="妺晗 李" w:date="2026-04-07T18:45:00Z" w16du:dateUtc="2026-04-07T10:45:00Z">
            <w:rPr>
              <w:rFonts w:hint="eastAsia"/>
            </w:rPr>
          </w:rPrChange>
        </w:rPr>
        <w:t>不少于</w:t>
      </w:r>
      <w:r w:rsidRPr="001A36D6">
        <w:rPr>
          <w:rFonts w:ascii="FangSong" w:eastAsia="FangSong" w:hAnsi="FangSong"/>
          <w:rPrChange w:id="877" w:author="妺晗 李" w:date="2026-04-07T18:45:00Z" w16du:dateUtc="2026-04-07T10:45:00Z">
            <w:rPr/>
          </w:rPrChange>
        </w:rPr>
        <w:t xml:space="preserve"> 60 </w:t>
      </w:r>
      <w:r w:rsidRPr="001A36D6">
        <w:rPr>
          <w:rFonts w:ascii="FangSong" w:eastAsia="FangSong" w:hAnsi="FangSong" w:hint="eastAsia"/>
          <w:rPrChange w:id="878" w:author="妺晗 李" w:date="2026-04-07T18:45:00Z" w16du:dateUtc="2026-04-07T10:45:00Z">
            <w:rPr>
              <w:rFonts w:hint="eastAsia"/>
            </w:rPr>
          </w:rPrChange>
        </w:rPr>
        <w:t>条代表性案例。</w:t>
      </w:r>
    </w:p>
    <w:p w14:paraId="75629F04" w14:textId="115017B4" w:rsidR="005D3173" w:rsidRPr="001A36D6" w:rsidDel="00AF123F" w:rsidRDefault="009030FF">
      <w:pPr>
        <w:ind w:firstLineChars="200" w:firstLine="480"/>
        <w:rPr>
          <w:del w:id="879" w:author="31572" w:date="2026-04-08T02:32:00Z" w16du:dateUtc="2026-04-07T18:32:00Z"/>
          <w:rFonts w:ascii="FangSong" w:eastAsia="FangSong" w:hAnsi="FangSong" w:hint="eastAsia"/>
          <w:rPrChange w:id="880" w:author="妺晗 李" w:date="2026-04-07T18:45:00Z" w16du:dateUtc="2026-04-07T10:45:00Z">
            <w:rPr>
              <w:del w:id="881" w:author="31572" w:date="2026-04-08T02:32:00Z" w16du:dateUtc="2026-04-07T18:32:00Z"/>
            </w:rPr>
          </w:rPrChange>
        </w:rPr>
        <w:pPrChange w:id="882" w:author="妺晗 李" w:date="2026-04-07T18:52:00Z" w16du:dateUtc="2026-04-07T10:52:00Z">
          <w:pPr/>
        </w:pPrChange>
      </w:pPr>
      <w:r w:rsidRPr="001A36D6">
        <w:rPr>
          <w:rFonts w:ascii="FangSong" w:eastAsia="FangSong" w:hAnsi="FangSong" w:hint="eastAsia"/>
          <w:rPrChange w:id="883" w:author="妺晗 李" w:date="2026-04-07T18:45:00Z" w16du:dateUtc="2026-04-07T10:45:00Z">
            <w:rPr>
              <w:rFonts w:hint="eastAsia"/>
            </w:rPr>
          </w:rPrChange>
        </w:rPr>
        <w:t>《二王考据案例标注规范</w:t>
      </w:r>
      <w:del w:id="884" w:author="31572" w:date="2026-04-08T02:32:00Z" w16du:dateUtc="2026-04-07T18:32:00Z">
        <w:r w:rsidRPr="001A36D6" w:rsidDel="00AF123F">
          <w:rPr>
            <w:rFonts w:ascii="FangSong" w:eastAsia="FangSong" w:hAnsi="FangSong" w:hint="eastAsia"/>
            <w:rPrChange w:id="885" w:author="妺晗 李" w:date="2026-04-07T18:45:00Z" w16du:dateUtc="2026-04-07T10:45:00Z">
              <w:rPr>
                <w:rFonts w:hint="eastAsia"/>
              </w:rPr>
            </w:rPrChange>
          </w:rPr>
          <w:delText>》</w:delText>
        </w:r>
        <w:r w:rsidRPr="001A36D6" w:rsidDel="00AF123F">
          <w:rPr>
            <w:rFonts w:ascii="FangSong" w:eastAsia="FangSong" w:hAnsi="FangSong" w:hint="eastAsia"/>
            <w:rPrChange w:id="886" w:author="妺晗 李" w:date="2026-04-07T18:45:00Z" w16du:dateUtc="2026-04-07T10:45:00Z">
              <w:rPr/>
            </w:rPrChange>
          </w:rPr>
          <w:delText xml:space="preserve">1 </w:delText>
        </w:r>
        <w:r w:rsidRPr="001A36D6" w:rsidDel="00AF123F">
          <w:rPr>
            <w:rFonts w:ascii="FangSong" w:eastAsia="FangSong" w:hAnsi="FangSong" w:hint="eastAsia"/>
            <w:rPrChange w:id="887" w:author="妺晗 李" w:date="2026-04-07T18:45:00Z" w16du:dateUtc="2026-04-07T10:45:00Z">
              <w:rPr>
                <w:rFonts w:hint="eastAsia"/>
              </w:rPr>
            </w:rPrChange>
          </w:rPr>
          <w:delText>份。</w:delText>
        </w:r>
      </w:del>
    </w:p>
    <w:p w14:paraId="637B55D6" w14:textId="797F6C1A" w:rsidR="005D3173" w:rsidRPr="001A36D6" w:rsidRDefault="009030FF">
      <w:pPr>
        <w:ind w:firstLineChars="200" w:firstLine="480"/>
        <w:rPr>
          <w:rFonts w:ascii="FangSong" w:eastAsia="FangSong" w:hAnsi="FangSong"/>
          <w:rPrChange w:id="888" w:author="妺晗 李" w:date="2026-04-07T18:45:00Z" w16du:dateUtc="2026-04-07T10:45:00Z">
            <w:rPr/>
          </w:rPrChange>
        </w:rPr>
        <w:pPrChange w:id="889" w:author="妺晗 李" w:date="2026-04-07T18:52:00Z" w16du:dateUtc="2026-04-07T10:52:00Z">
          <w:pPr/>
        </w:pPrChange>
      </w:pPr>
      <w:del w:id="890" w:author="31572" w:date="2026-04-08T02:32:00Z" w16du:dateUtc="2026-04-07T18:32:00Z">
        <w:r w:rsidRPr="001A36D6" w:rsidDel="00AF123F">
          <w:rPr>
            <w:rFonts w:ascii="FangSong" w:eastAsia="FangSong" w:hAnsi="FangSong" w:hint="eastAsia"/>
            <w:rPrChange w:id="891" w:author="妺晗 李" w:date="2026-04-07T18:45:00Z" w16du:dateUtc="2026-04-07T10:45:00Z">
              <w:rPr>
                <w:rFonts w:hint="eastAsia"/>
              </w:rPr>
            </w:rPrChange>
          </w:rPr>
          <w:delText>《二王</w:delText>
        </w:r>
      </w:del>
      <w:ins w:id="892" w:author="31572" w:date="2026-04-08T02:32:00Z" w16du:dateUtc="2026-04-07T18:32:00Z">
        <w:r w:rsidR="00AF123F">
          <w:rPr>
            <w:rFonts w:ascii="FangSong" w:eastAsia="FangSong" w:hAnsi="FangSong" w:hint="eastAsia"/>
          </w:rPr>
          <w:t>与</w:t>
        </w:r>
      </w:ins>
      <w:r w:rsidRPr="001A36D6">
        <w:rPr>
          <w:rFonts w:ascii="FangSong" w:eastAsia="FangSong" w:hAnsi="FangSong" w:hint="eastAsia"/>
          <w:rPrChange w:id="893" w:author="妺晗 李" w:date="2026-04-07T18:45:00Z" w16du:dateUtc="2026-04-07T10:45:00Z">
            <w:rPr>
              <w:rFonts w:hint="eastAsia"/>
            </w:rPr>
          </w:rPrChange>
        </w:rPr>
        <w:t>典型疑难处理路径整理说明》</w:t>
      </w:r>
      <w:r w:rsidRPr="001A36D6">
        <w:rPr>
          <w:rFonts w:ascii="FangSong" w:eastAsia="FangSong" w:hAnsi="FangSong"/>
          <w:rPrChange w:id="894" w:author="妺晗 李" w:date="2026-04-07T18:45:00Z" w16du:dateUtc="2026-04-07T10:45:00Z">
            <w:rPr/>
          </w:rPrChange>
        </w:rPr>
        <w:t xml:space="preserve">1 </w:t>
      </w:r>
      <w:r w:rsidRPr="001A36D6">
        <w:rPr>
          <w:rFonts w:ascii="FangSong" w:eastAsia="FangSong" w:hAnsi="FangSong" w:hint="eastAsia"/>
          <w:rPrChange w:id="895" w:author="妺晗 李" w:date="2026-04-07T18:45:00Z" w16du:dateUtc="2026-04-07T10:45:00Z">
            <w:rPr>
              <w:rFonts w:hint="eastAsia"/>
            </w:rPr>
          </w:rPrChange>
        </w:rPr>
        <w:t>份。</w:t>
      </w:r>
    </w:p>
    <w:p w14:paraId="0D98D67A" w14:textId="77777777" w:rsidR="005D3173" w:rsidRPr="001A36D6" w:rsidRDefault="009030FF">
      <w:pPr>
        <w:ind w:firstLineChars="200" w:firstLine="480"/>
        <w:rPr>
          <w:rFonts w:ascii="FangSong" w:eastAsia="FangSong" w:hAnsi="FangSong"/>
          <w:rPrChange w:id="896" w:author="妺晗 李" w:date="2026-04-07T18:45:00Z" w16du:dateUtc="2026-04-07T10:45:00Z">
            <w:rPr/>
          </w:rPrChange>
        </w:rPr>
        <w:pPrChange w:id="897" w:author="妺晗 李" w:date="2026-04-07T18:52:00Z" w16du:dateUtc="2026-04-07T10:52:00Z">
          <w:pPr/>
        </w:pPrChange>
      </w:pPr>
      <w:r w:rsidRPr="001A36D6">
        <w:rPr>
          <w:rFonts w:ascii="FangSong" w:eastAsia="FangSong" w:hAnsi="FangSong" w:hint="eastAsia"/>
          <w:rPrChange w:id="898" w:author="妺晗 李" w:date="2026-04-07T18:45:00Z" w16du:dateUtc="2026-04-07T10:45:00Z">
            <w:rPr>
              <w:rFonts w:hint="eastAsia"/>
            </w:rPr>
          </w:rPrChange>
        </w:rPr>
        <w:t>进一步优化后的案例检索原型。</w:t>
      </w:r>
    </w:p>
    <w:p w14:paraId="3B68B0BB" w14:textId="77777777" w:rsidR="005D3173" w:rsidRPr="001A36D6" w:rsidRDefault="009030FF">
      <w:pPr>
        <w:pStyle w:val="4"/>
        <w:rPr>
          <w:rFonts w:ascii="FangSong" w:eastAsia="FangSong" w:hAnsi="FangSong"/>
          <w:rPrChange w:id="899" w:author="妺晗 李" w:date="2026-04-07T18:45:00Z" w16du:dateUtc="2026-04-07T10:45:00Z">
            <w:rPr/>
          </w:rPrChange>
        </w:rPr>
      </w:pPr>
      <w:r w:rsidRPr="001A36D6">
        <w:rPr>
          <w:rFonts w:ascii="FangSong" w:eastAsia="FangSong" w:hAnsi="FangSong" w:hint="eastAsia"/>
          <w:rPrChange w:id="900" w:author="妺晗 李" w:date="2026-04-07T18:45:00Z" w16du:dateUtc="2026-04-07T10:45:00Z">
            <w:rPr>
              <w:rFonts w:hint="eastAsia"/>
            </w:rPr>
          </w:rPrChange>
        </w:rPr>
        <w:t>阶段</w:t>
      </w:r>
      <w:r w:rsidRPr="001A36D6">
        <w:rPr>
          <w:rFonts w:ascii="FangSong" w:eastAsia="FangSong" w:hAnsi="FangSong"/>
          <w:rPrChange w:id="901" w:author="妺晗 李" w:date="2026-04-07T18:45:00Z" w16du:dateUtc="2026-04-07T10:45:00Z">
            <w:rPr/>
          </w:rPrChange>
        </w:rPr>
        <w:t xml:space="preserve"> D</w:t>
      </w:r>
      <w:r w:rsidRPr="001A36D6">
        <w:rPr>
          <w:rFonts w:ascii="FangSong" w:eastAsia="FangSong" w:hAnsi="FangSong" w:hint="eastAsia"/>
          <w:rPrChange w:id="902" w:author="妺晗 李" w:date="2026-04-07T18:45:00Z" w16du:dateUtc="2026-04-07T10:45:00Z">
            <w:rPr>
              <w:rFonts w:hint="eastAsia"/>
            </w:rPr>
          </w:rPrChange>
        </w:rPr>
        <w:t>：探索性扩展</w:t>
      </w:r>
    </w:p>
    <w:p w14:paraId="3A50C86E" w14:textId="77777777" w:rsidR="005D3173" w:rsidRPr="001A36D6" w:rsidRDefault="009030FF">
      <w:pPr>
        <w:ind w:firstLineChars="200" w:firstLine="480"/>
        <w:rPr>
          <w:rFonts w:ascii="FangSong" w:eastAsia="FangSong" w:hAnsi="FangSong"/>
          <w:rPrChange w:id="903" w:author="妺晗 李" w:date="2026-04-07T18:45:00Z" w16du:dateUtc="2026-04-07T10:45:00Z">
            <w:rPr/>
          </w:rPrChange>
        </w:rPr>
        <w:pPrChange w:id="904" w:author="妺晗 李" w:date="2026-04-07T18:54:00Z" w16du:dateUtc="2026-04-07T10:54:00Z">
          <w:pPr/>
        </w:pPrChange>
      </w:pPr>
      <w:r w:rsidRPr="001A36D6">
        <w:rPr>
          <w:rFonts w:ascii="FangSong" w:eastAsia="FangSong" w:hAnsi="FangSong" w:hint="eastAsia"/>
          <w:rPrChange w:id="905" w:author="妺晗 李" w:date="2026-04-07T18:45:00Z" w16du:dateUtc="2026-04-07T10:45:00Z">
            <w:rPr>
              <w:rFonts w:hint="eastAsia"/>
            </w:rPr>
          </w:rPrChange>
        </w:rPr>
        <w:t>主要任务：</w:t>
      </w:r>
    </w:p>
    <w:p w14:paraId="4825FD46" w14:textId="77777777" w:rsidR="005D3173" w:rsidRPr="001A36D6" w:rsidRDefault="009030FF">
      <w:pPr>
        <w:ind w:firstLineChars="200" w:firstLine="480"/>
        <w:rPr>
          <w:rFonts w:ascii="FangSong" w:eastAsia="FangSong" w:hAnsi="FangSong"/>
          <w:rPrChange w:id="906" w:author="妺晗 李" w:date="2026-04-07T18:45:00Z" w16du:dateUtc="2026-04-07T10:45:00Z">
            <w:rPr/>
          </w:rPrChange>
        </w:rPr>
        <w:pPrChange w:id="907" w:author="妺晗 李" w:date="2026-04-07T18:54:00Z" w16du:dateUtc="2026-04-07T10:54:00Z">
          <w:pPr/>
        </w:pPrChange>
      </w:pPr>
      <w:r w:rsidRPr="001A36D6">
        <w:rPr>
          <w:rFonts w:ascii="FangSong" w:eastAsia="FangSong" w:hAnsi="FangSong"/>
          <w:rPrChange w:id="908" w:author="妺晗 李" w:date="2026-04-07T18:45:00Z" w16du:dateUtc="2026-04-07T10:45:00Z">
            <w:rPr/>
          </w:rPrChange>
        </w:rPr>
        <w:t xml:space="preserve">1. </w:t>
      </w:r>
      <w:r w:rsidRPr="001A36D6">
        <w:rPr>
          <w:rFonts w:ascii="FangSong" w:eastAsia="FangSong" w:hAnsi="FangSong" w:hint="eastAsia"/>
          <w:rPrChange w:id="909" w:author="妺晗 李" w:date="2026-04-07T18:45:00Z" w16du:dateUtc="2026-04-07T10:45:00Z">
            <w:rPr>
              <w:rFonts w:hint="eastAsia"/>
            </w:rPr>
          </w:rPrChange>
        </w:rPr>
        <w:t>在已有数据基础上试做更细关系或规则表示。</w:t>
      </w:r>
    </w:p>
    <w:p w14:paraId="7472540C" w14:textId="18CC93BA" w:rsidR="005D3173" w:rsidRPr="001A36D6" w:rsidRDefault="009030FF">
      <w:pPr>
        <w:ind w:firstLineChars="200" w:firstLine="480"/>
        <w:rPr>
          <w:rFonts w:ascii="FangSong" w:eastAsia="FangSong" w:hAnsi="FangSong"/>
          <w:rPrChange w:id="910" w:author="妺晗 李" w:date="2026-04-07T18:45:00Z" w16du:dateUtc="2026-04-07T10:45:00Z">
            <w:rPr/>
          </w:rPrChange>
        </w:rPr>
        <w:pPrChange w:id="911" w:author="妺晗 李" w:date="2026-04-07T18:54:00Z" w16du:dateUtc="2026-04-07T10:54:00Z">
          <w:pPr/>
        </w:pPrChange>
      </w:pPr>
      <w:r w:rsidRPr="001A36D6">
        <w:rPr>
          <w:rFonts w:ascii="FangSong" w:eastAsia="FangSong" w:hAnsi="FangSong"/>
          <w:rPrChange w:id="912" w:author="妺晗 李" w:date="2026-04-07T18:45:00Z" w16du:dateUtc="2026-04-07T10:45:00Z">
            <w:rPr/>
          </w:rPrChange>
        </w:rPr>
        <w:t xml:space="preserve">2. </w:t>
      </w:r>
      <w:r w:rsidRPr="001A36D6">
        <w:rPr>
          <w:rFonts w:ascii="FangSong" w:eastAsia="FangSong" w:hAnsi="FangSong" w:hint="eastAsia"/>
          <w:rPrChange w:id="913" w:author="妺晗 李" w:date="2026-04-07T18:45:00Z" w16du:dateUtc="2026-04-07T10:45:00Z">
            <w:rPr>
              <w:rFonts w:hint="eastAsia"/>
            </w:rPr>
          </w:rPrChange>
        </w:rPr>
        <w:t>在人工拆解结果较稳定的前提下，讨论是否引入</w:t>
      </w:r>
      <w:r w:rsidRPr="001A36D6">
        <w:rPr>
          <w:rFonts w:ascii="FangSong" w:eastAsia="FangSong" w:hAnsi="FangSong"/>
          <w:rPrChange w:id="914" w:author="妺晗 李" w:date="2026-04-07T18:45:00Z" w16du:dateUtc="2026-04-07T10:45:00Z">
            <w:rPr/>
          </w:rPrChange>
        </w:rPr>
        <w:t xml:space="preserve"> AI </w:t>
      </w:r>
      <w:r w:rsidRPr="001A36D6">
        <w:rPr>
          <w:rFonts w:ascii="FangSong" w:eastAsia="FangSong" w:hAnsi="FangSong" w:hint="eastAsia"/>
          <w:rPrChange w:id="915" w:author="妺晗 李" w:date="2026-04-07T18:45:00Z" w16du:dateUtc="2026-04-07T10:45:00Z">
            <w:rPr>
              <w:rFonts w:hint="eastAsia"/>
            </w:rPr>
          </w:rPrChange>
        </w:rPr>
        <w:t>辅助分段或结构识别。</w:t>
      </w:r>
    </w:p>
    <w:p w14:paraId="610F4698" w14:textId="77777777" w:rsidR="005D3173" w:rsidRPr="001A36D6" w:rsidRDefault="009030FF">
      <w:pPr>
        <w:ind w:firstLineChars="200" w:firstLine="480"/>
        <w:rPr>
          <w:rFonts w:ascii="FangSong" w:eastAsia="FangSong" w:hAnsi="FangSong"/>
          <w:rPrChange w:id="916" w:author="妺晗 李" w:date="2026-04-07T18:45:00Z" w16du:dateUtc="2026-04-07T10:45:00Z">
            <w:rPr/>
          </w:rPrChange>
        </w:rPr>
        <w:pPrChange w:id="917" w:author="妺晗 李" w:date="2026-04-07T18:54:00Z" w16du:dateUtc="2026-04-07T10:54:00Z">
          <w:pPr/>
        </w:pPrChange>
      </w:pPr>
      <w:r w:rsidRPr="001A36D6">
        <w:rPr>
          <w:rFonts w:ascii="FangSong" w:eastAsia="FangSong" w:hAnsi="FangSong"/>
          <w:rPrChange w:id="918" w:author="妺晗 李" w:date="2026-04-07T18:45:00Z" w16du:dateUtc="2026-04-07T10:45:00Z">
            <w:rPr/>
          </w:rPrChange>
        </w:rPr>
        <w:t xml:space="preserve">3. </w:t>
      </w:r>
      <w:r w:rsidRPr="001A36D6">
        <w:rPr>
          <w:rFonts w:ascii="FangSong" w:eastAsia="FangSong" w:hAnsi="FangSong" w:hint="eastAsia"/>
          <w:rPrChange w:id="919" w:author="妺晗 李" w:date="2026-04-07T18:45:00Z" w16du:dateUtc="2026-04-07T10:45:00Z">
            <w:rPr>
              <w:rFonts w:hint="eastAsia"/>
            </w:rPr>
          </w:rPrChange>
        </w:rPr>
        <w:t>结合答辩与展示反馈微调页面组织与案例表达。</w:t>
      </w:r>
    </w:p>
    <w:p w14:paraId="22142756" w14:textId="77777777" w:rsidR="005D3173" w:rsidRPr="001A36D6" w:rsidRDefault="009030FF">
      <w:pPr>
        <w:ind w:firstLineChars="200" w:firstLine="480"/>
        <w:rPr>
          <w:rFonts w:ascii="FangSong" w:eastAsia="FangSong" w:hAnsi="FangSong"/>
          <w:rPrChange w:id="920" w:author="妺晗 李" w:date="2026-04-07T18:45:00Z" w16du:dateUtc="2026-04-07T10:45:00Z">
            <w:rPr/>
          </w:rPrChange>
        </w:rPr>
        <w:pPrChange w:id="921" w:author="妺晗 李" w:date="2026-04-07T18:54:00Z" w16du:dateUtc="2026-04-07T10:54:00Z">
          <w:pPr/>
        </w:pPrChange>
      </w:pPr>
      <w:r w:rsidRPr="001A36D6">
        <w:rPr>
          <w:rFonts w:ascii="FangSong" w:eastAsia="FangSong" w:hAnsi="FangSong" w:hint="eastAsia"/>
          <w:rPrChange w:id="922" w:author="妺晗 李" w:date="2026-04-07T18:45:00Z" w16du:dateUtc="2026-04-07T10:45:00Z">
            <w:rPr>
              <w:rFonts w:hint="eastAsia"/>
            </w:rPr>
          </w:rPrChange>
        </w:rPr>
        <w:t>阶段说明：</w:t>
      </w:r>
    </w:p>
    <w:p w14:paraId="7A35DA37" w14:textId="77777777" w:rsidR="005D3173" w:rsidRPr="001A36D6" w:rsidRDefault="009030FF">
      <w:pPr>
        <w:ind w:firstLineChars="200" w:firstLine="480"/>
        <w:rPr>
          <w:rFonts w:ascii="FangSong" w:eastAsia="FangSong" w:hAnsi="FangSong"/>
          <w:rPrChange w:id="923" w:author="妺晗 李" w:date="2026-04-07T18:45:00Z" w16du:dateUtc="2026-04-07T10:45:00Z">
            <w:rPr/>
          </w:rPrChange>
        </w:rPr>
        <w:pPrChange w:id="924" w:author="妺晗 李" w:date="2026-04-07T18:54:00Z" w16du:dateUtc="2026-04-07T10:54:00Z">
          <w:pPr/>
        </w:pPrChange>
      </w:pPr>
      <w:r w:rsidRPr="001A36D6">
        <w:rPr>
          <w:rFonts w:ascii="FangSong" w:eastAsia="FangSong" w:hAnsi="FangSong" w:hint="eastAsia"/>
          <w:rPrChange w:id="925" w:author="妺晗 李" w:date="2026-04-07T18:45:00Z" w16du:dateUtc="2026-04-07T10:45:00Z">
            <w:rPr>
              <w:rFonts w:hint="eastAsia"/>
            </w:rPr>
          </w:rPrChange>
        </w:rPr>
        <w:t>这一阶段仅作为探索性延伸，不设过高刚性指标。</w:t>
      </w:r>
    </w:p>
    <w:p w14:paraId="7F017739" w14:textId="4DC07C8D" w:rsidR="005D3173" w:rsidRPr="001A36D6" w:rsidRDefault="009030FF">
      <w:pPr>
        <w:ind w:firstLineChars="200" w:firstLine="480"/>
        <w:rPr>
          <w:rFonts w:ascii="FangSong" w:eastAsia="FangSong" w:hAnsi="FangSong"/>
          <w:rPrChange w:id="926" w:author="妺晗 李" w:date="2026-04-07T18:45:00Z" w16du:dateUtc="2026-04-07T10:45:00Z">
            <w:rPr/>
          </w:rPrChange>
        </w:rPr>
        <w:pPrChange w:id="927" w:author="妺晗 李" w:date="2026-04-07T18:54:00Z" w16du:dateUtc="2026-04-07T10:54:00Z">
          <w:pPr/>
        </w:pPrChange>
      </w:pPr>
      <w:r w:rsidRPr="001A36D6">
        <w:rPr>
          <w:rFonts w:ascii="FangSong" w:eastAsia="FangSong" w:hAnsi="FangSong" w:hint="eastAsia"/>
          <w:rPrChange w:id="928" w:author="妺晗 李" w:date="2026-04-07T18:45:00Z" w16du:dateUtc="2026-04-07T10:45:00Z">
            <w:rPr>
              <w:rFonts w:hint="eastAsia"/>
            </w:rPr>
          </w:rPrChange>
        </w:rPr>
        <w:t>项目实施以</w:t>
      </w:r>
      <w:r w:rsidRPr="001A36D6">
        <w:rPr>
          <w:rFonts w:ascii="FangSong" w:eastAsia="FangSong" w:hAnsi="FangSong"/>
          <w:rPrChange w:id="929" w:author="妺晗 李" w:date="2026-04-07T18:45:00Z" w16du:dateUtc="2026-04-07T10:45:00Z">
            <w:rPr/>
          </w:rPrChange>
        </w:rPr>
        <w:t xml:space="preserve"> A-C </w:t>
      </w:r>
      <w:r w:rsidRPr="001A36D6">
        <w:rPr>
          <w:rFonts w:ascii="FangSong" w:eastAsia="FangSong" w:hAnsi="FangSong" w:hint="eastAsia"/>
          <w:rPrChange w:id="930" w:author="妺晗 李" w:date="2026-04-07T18:45:00Z" w16du:dateUtc="2026-04-07T10:45:00Z">
            <w:rPr>
              <w:rFonts w:hint="eastAsia"/>
            </w:rPr>
          </w:rPrChange>
        </w:rPr>
        <w:t>阶段为主要交付，</w:t>
      </w:r>
      <w:r w:rsidRPr="001A36D6">
        <w:rPr>
          <w:rFonts w:ascii="FangSong" w:eastAsia="FangSong" w:hAnsi="FangSong"/>
          <w:rPrChange w:id="931" w:author="妺晗 李" w:date="2026-04-07T18:45:00Z" w16du:dateUtc="2026-04-07T10:45:00Z">
            <w:rPr/>
          </w:rPrChange>
        </w:rPr>
        <w:t xml:space="preserve">D </w:t>
      </w:r>
      <w:r w:rsidRPr="001A36D6">
        <w:rPr>
          <w:rFonts w:ascii="FangSong" w:eastAsia="FangSong" w:hAnsi="FangSong" w:hint="eastAsia"/>
          <w:rPrChange w:id="932" w:author="妺晗 李" w:date="2026-04-07T18:45:00Z" w16du:dateUtc="2026-04-07T10:45:00Z">
            <w:rPr>
              <w:rFonts w:hint="eastAsia"/>
            </w:rPr>
          </w:rPrChange>
        </w:rPr>
        <w:t>阶段</w:t>
      </w:r>
      <w:ins w:id="933" w:author="31572" w:date="2026-04-08T02:40:00Z" w16du:dateUtc="2026-04-07T18:40:00Z">
        <w:r w:rsidR="001E638B">
          <w:rPr>
            <w:rFonts w:ascii="FangSong" w:eastAsia="FangSong" w:hAnsi="FangSong" w:hint="eastAsia"/>
          </w:rPr>
          <w:t>暂</w:t>
        </w:r>
      </w:ins>
      <w:r w:rsidRPr="001A36D6">
        <w:rPr>
          <w:rFonts w:ascii="FangSong" w:eastAsia="FangSong" w:hAnsi="FangSong" w:hint="eastAsia"/>
          <w:rPrChange w:id="934" w:author="妺晗 李" w:date="2026-04-07T18:45:00Z" w16du:dateUtc="2026-04-07T10:45:00Z">
            <w:rPr>
              <w:rFonts w:hint="eastAsia"/>
            </w:rPr>
          </w:rPrChange>
        </w:rPr>
        <w:t>不预设无法验证的自动判断或智能推理指标。</w:t>
      </w:r>
    </w:p>
    <w:p w14:paraId="7647C0A9" w14:textId="77777777" w:rsidR="005D3173" w:rsidRPr="001A36D6" w:rsidRDefault="009030FF">
      <w:pPr>
        <w:pStyle w:val="3"/>
        <w:rPr>
          <w:rFonts w:ascii="FangSong" w:eastAsia="FangSong" w:hAnsi="FangSong"/>
          <w:rPrChange w:id="935" w:author="妺晗 李" w:date="2026-04-07T18:45:00Z" w16du:dateUtc="2026-04-07T10:45:00Z">
            <w:rPr/>
          </w:rPrChange>
        </w:rPr>
      </w:pPr>
      <w:r w:rsidRPr="001A36D6">
        <w:rPr>
          <w:rFonts w:ascii="FangSong" w:eastAsia="FangSong" w:hAnsi="FangSong"/>
          <w:rPrChange w:id="936" w:author="妺晗 李" w:date="2026-04-07T18:45:00Z" w16du:dateUtc="2026-04-07T10:45:00Z">
            <w:rPr/>
          </w:rPrChange>
        </w:rPr>
        <w:lastRenderedPageBreak/>
        <w:t xml:space="preserve">6. </w:t>
      </w:r>
      <w:r w:rsidRPr="001A36D6">
        <w:rPr>
          <w:rFonts w:ascii="FangSong" w:eastAsia="FangSong" w:hAnsi="FangSong" w:hint="eastAsia"/>
          <w:rPrChange w:id="937" w:author="妺晗 李" w:date="2026-04-07T18:45:00Z" w16du:dateUtc="2026-04-07T10:45:00Z">
            <w:rPr>
              <w:rFonts w:hint="eastAsia"/>
            </w:rPr>
          </w:rPrChange>
        </w:rPr>
        <w:t>可行性分析</w:t>
      </w:r>
    </w:p>
    <w:p w14:paraId="39B71672" w14:textId="77777777" w:rsidR="005D3173" w:rsidRPr="001A36D6" w:rsidRDefault="009030FF">
      <w:pPr>
        <w:ind w:firstLineChars="200" w:firstLine="480"/>
        <w:rPr>
          <w:rFonts w:ascii="FangSong" w:eastAsia="FangSong" w:hAnsi="FangSong"/>
          <w:rPrChange w:id="938" w:author="妺晗 李" w:date="2026-04-07T18:45:00Z" w16du:dateUtc="2026-04-07T10:45:00Z">
            <w:rPr/>
          </w:rPrChange>
        </w:rPr>
        <w:pPrChange w:id="939" w:author="妺晗 李" w:date="2026-04-07T18:54:00Z" w16du:dateUtc="2026-04-07T10:54:00Z">
          <w:pPr/>
        </w:pPrChange>
      </w:pPr>
      <w:r w:rsidRPr="001A36D6">
        <w:rPr>
          <w:rFonts w:ascii="FangSong" w:eastAsia="FangSong" w:hAnsi="FangSong" w:hint="eastAsia"/>
          <w:rPrChange w:id="940" w:author="妺晗 李" w:date="2026-04-07T18:45:00Z" w16du:dateUtc="2026-04-07T10:45:00Z">
            <w:rPr>
              <w:rFonts w:hint="eastAsia"/>
            </w:rPr>
          </w:rPrChange>
        </w:rPr>
        <w:t>本项目的可行性主要体现在四个方面。</w:t>
      </w:r>
    </w:p>
    <w:p w14:paraId="3FE4E16A" w14:textId="77777777" w:rsidR="005D3173" w:rsidRPr="001A36D6" w:rsidRDefault="009030FF">
      <w:pPr>
        <w:ind w:firstLineChars="200" w:firstLine="480"/>
        <w:rPr>
          <w:rFonts w:ascii="FangSong" w:eastAsia="FangSong" w:hAnsi="FangSong"/>
          <w:rPrChange w:id="941" w:author="妺晗 李" w:date="2026-04-07T18:45:00Z" w16du:dateUtc="2026-04-07T10:45:00Z">
            <w:rPr/>
          </w:rPrChange>
        </w:rPr>
        <w:pPrChange w:id="942" w:author="妺晗 李" w:date="2026-04-07T18:54:00Z" w16du:dateUtc="2026-04-07T10:54:00Z">
          <w:pPr/>
        </w:pPrChange>
      </w:pPr>
      <w:r w:rsidRPr="001A36D6">
        <w:rPr>
          <w:rFonts w:ascii="FangSong" w:eastAsia="FangSong" w:hAnsi="FangSong" w:hint="eastAsia"/>
          <w:rPrChange w:id="943" w:author="妺晗 李" w:date="2026-04-07T18:45:00Z" w16du:dateUtc="2026-04-07T10:45:00Z">
            <w:rPr>
              <w:rFonts w:hint="eastAsia"/>
            </w:rPr>
          </w:rPrChange>
        </w:rPr>
        <w:t>第一，学术可行性较强。项目以</w:t>
      </w:r>
      <w:r w:rsidRPr="001A36D6">
        <w:rPr>
          <w:rFonts w:ascii="FangSong" w:eastAsia="FangSong" w:hAnsi="FangSong"/>
          <w:rPrChange w:id="944" w:author="妺晗 李" w:date="2026-04-07T18:45:00Z" w16du:dateUtc="2026-04-07T10:45:00Z">
            <w:rPr/>
          </w:rPrChange>
        </w:rPr>
        <w:t>“</w:t>
      </w:r>
      <w:r w:rsidRPr="001A36D6">
        <w:rPr>
          <w:rFonts w:ascii="FangSong" w:eastAsia="FangSong" w:hAnsi="FangSong" w:hint="eastAsia"/>
          <w:rPrChange w:id="945" w:author="妺晗 李" w:date="2026-04-07T18:45:00Z" w16du:dateUtc="2026-04-07T10:45:00Z">
            <w:rPr>
              <w:rFonts w:hint="eastAsia"/>
            </w:rPr>
          </w:rPrChange>
        </w:rPr>
        <w:t>王氏四种</w:t>
      </w:r>
      <w:r w:rsidRPr="001A36D6">
        <w:rPr>
          <w:rFonts w:ascii="FangSong" w:eastAsia="FangSong" w:hAnsi="FangSong"/>
          <w:rPrChange w:id="946" w:author="妺晗 李" w:date="2026-04-07T18:45:00Z" w16du:dateUtc="2026-04-07T10:45:00Z">
            <w:rPr/>
          </w:rPrChange>
        </w:rPr>
        <w:t>”</w:t>
      </w:r>
      <w:r w:rsidRPr="001A36D6">
        <w:rPr>
          <w:rFonts w:ascii="FangSong" w:eastAsia="FangSong" w:hAnsi="FangSong" w:hint="eastAsia"/>
          <w:rPrChange w:id="947" w:author="妺晗 李" w:date="2026-04-07T18:45:00Z" w16du:dateUtc="2026-04-07T10:45:00Z">
            <w:rPr>
              <w:rFonts w:hint="eastAsia"/>
            </w:rPr>
          </w:rPrChange>
        </w:rPr>
        <w:t>为边界，以单条考据案例为基本单位，材料边界清楚、对象集中、方法特征鲜明；同时坚持人工复核、术语审核和文献依据优先，符合训诂学和古典文献研究对可解释性与可复核性的要求。</w:t>
      </w:r>
    </w:p>
    <w:p w14:paraId="4AA87CB8" w14:textId="7320C7F9" w:rsidR="005D3173" w:rsidRPr="001A36D6" w:rsidRDefault="009030FF">
      <w:pPr>
        <w:ind w:firstLineChars="200" w:firstLine="480"/>
        <w:rPr>
          <w:rFonts w:ascii="FangSong" w:eastAsia="FangSong" w:hAnsi="FangSong"/>
          <w:rPrChange w:id="948" w:author="妺晗 李" w:date="2026-04-07T18:45:00Z" w16du:dateUtc="2026-04-07T10:45:00Z">
            <w:rPr/>
          </w:rPrChange>
        </w:rPr>
        <w:pPrChange w:id="949" w:author="妺晗 李" w:date="2026-04-07T18:54:00Z" w16du:dateUtc="2026-04-07T10:54:00Z">
          <w:pPr/>
        </w:pPrChange>
      </w:pPr>
      <w:r w:rsidRPr="001A36D6">
        <w:rPr>
          <w:rFonts w:ascii="FangSong" w:eastAsia="FangSong" w:hAnsi="FangSong" w:hint="eastAsia"/>
          <w:rPrChange w:id="950" w:author="妺晗 李" w:date="2026-04-07T18:45:00Z" w16du:dateUtc="2026-04-07T10:45:00Z">
            <w:rPr>
              <w:rFonts w:hint="eastAsia"/>
            </w:rPr>
          </w:rPrChange>
        </w:rPr>
        <w:t>第二，技术可行性较强。项目组已完成数据库字段规范、</w:t>
      </w:r>
      <w:del w:id="951" w:author="31572" w:date="2026-04-08T01:28:00Z" w16du:dateUtc="2026-04-07T17:28:00Z">
        <w:r w:rsidRPr="001A36D6" w:rsidDel="00493FC4">
          <w:rPr>
            <w:rFonts w:ascii="FangSong" w:eastAsia="FangSong" w:hAnsi="FangSong" w:hint="eastAsia"/>
            <w:rPrChange w:id="952" w:author="妺晗 李" w:date="2026-04-07T18:45:00Z" w16du:dateUtc="2026-04-07T10:45:00Z">
              <w:rPr>
                <w:rFonts w:hint="eastAsia"/>
              </w:rPr>
            </w:rPrChange>
          </w:rPr>
          <w:delText>最小必要</w:delText>
        </w:r>
      </w:del>
      <w:ins w:id="953" w:author="31572" w:date="2026-04-08T01:28:00Z" w16du:dateUtc="2026-04-07T17:28:00Z">
        <w:r w:rsidR="00493FC4">
          <w:rPr>
            <w:rFonts w:ascii="FangSong" w:eastAsia="FangSong" w:hAnsi="FangSong" w:hint="eastAsia"/>
          </w:rPr>
          <w:t>数据库</w:t>
        </w:r>
      </w:ins>
      <w:r w:rsidRPr="001A36D6">
        <w:rPr>
          <w:rFonts w:ascii="FangSong" w:eastAsia="FangSong" w:hAnsi="FangSong" w:hint="eastAsia"/>
          <w:rPrChange w:id="954" w:author="妺晗 李" w:date="2026-04-07T18:45:00Z" w16du:dateUtc="2026-04-07T10:45:00Z">
            <w:rPr>
              <w:rFonts w:hint="eastAsia"/>
            </w:rPr>
          </w:rPrChange>
        </w:rPr>
        <w:t>结构评估和</w:t>
      </w:r>
      <w:del w:id="955" w:author="31572" w:date="2026-04-08T01:28:00Z" w16du:dateUtc="2026-04-07T17:28:00Z">
        <w:r w:rsidRPr="001A36D6" w:rsidDel="00493FC4">
          <w:rPr>
            <w:rFonts w:ascii="FangSong" w:eastAsia="FangSong" w:hAnsi="FangSong" w:hint="eastAsia"/>
            <w:rPrChange w:id="956" w:author="妺晗 李" w:date="2026-04-07T18:45:00Z" w16du:dateUtc="2026-04-07T10:45:00Z">
              <w:rPr>
                <w:rFonts w:hint="eastAsia"/>
              </w:rPr>
            </w:rPrChange>
          </w:rPr>
          <w:delText>本地</w:delText>
        </w:r>
      </w:del>
      <w:ins w:id="957" w:author="31572" w:date="2026-04-08T01:28:00Z" w16du:dateUtc="2026-04-07T17:28:00Z">
        <w:r w:rsidR="00493FC4">
          <w:rPr>
            <w:rFonts w:ascii="FangSong" w:eastAsia="FangSong" w:hAnsi="FangSong" w:hint="eastAsia"/>
          </w:rPr>
          <w:t>网站</w:t>
        </w:r>
      </w:ins>
      <w:r w:rsidRPr="001A36D6">
        <w:rPr>
          <w:rFonts w:ascii="FangSong" w:eastAsia="FangSong" w:hAnsi="FangSong"/>
          <w:rPrChange w:id="958" w:author="妺晗 李" w:date="2026-04-07T18:45:00Z" w16du:dateUtc="2026-04-07T10:45:00Z">
            <w:rPr/>
          </w:rPrChange>
        </w:rPr>
        <w:t xml:space="preserve"> Demo </w:t>
      </w:r>
      <w:r w:rsidRPr="001A36D6">
        <w:rPr>
          <w:rFonts w:ascii="FangSong" w:eastAsia="FangSong" w:hAnsi="FangSong" w:hint="eastAsia"/>
          <w:rPrChange w:id="959" w:author="妺晗 李" w:date="2026-04-07T18:45:00Z" w16du:dateUtc="2026-04-07T10:45:00Z">
            <w:rPr>
              <w:rFonts w:hint="eastAsia"/>
            </w:rPr>
          </w:rPrChange>
        </w:rPr>
        <w:t>原型。经</w:t>
      </w:r>
      <w:r w:rsidRPr="001A36D6">
        <w:rPr>
          <w:rFonts w:ascii="FangSong" w:eastAsia="FangSong" w:hAnsi="FangSong"/>
          <w:rPrChange w:id="960" w:author="妺晗 李" w:date="2026-04-07T18:45:00Z" w16du:dateUtc="2026-04-07T10:45:00Z">
            <w:rPr/>
          </w:rPrChange>
        </w:rPr>
        <w:t xml:space="preserve"> 2026 </w:t>
      </w:r>
      <w:r w:rsidRPr="001A36D6">
        <w:rPr>
          <w:rFonts w:ascii="FangSong" w:eastAsia="FangSong" w:hAnsi="FangSong" w:hint="eastAsia"/>
          <w:rPrChange w:id="961" w:author="妺晗 李" w:date="2026-04-07T18:45:00Z" w16du:dateUtc="2026-04-07T10:45:00Z">
            <w:rPr>
              <w:rFonts w:hint="eastAsia"/>
            </w:rPr>
          </w:rPrChange>
        </w:rPr>
        <w:t>年</w:t>
      </w:r>
      <w:r w:rsidRPr="001A36D6">
        <w:rPr>
          <w:rFonts w:ascii="FangSong" w:eastAsia="FangSong" w:hAnsi="FangSong"/>
          <w:rPrChange w:id="962" w:author="妺晗 李" w:date="2026-04-07T18:45:00Z" w16du:dateUtc="2026-04-07T10:45:00Z">
            <w:rPr/>
          </w:rPrChange>
        </w:rPr>
        <w:t xml:space="preserve"> 4 </w:t>
      </w:r>
      <w:r w:rsidRPr="001A36D6">
        <w:rPr>
          <w:rFonts w:ascii="FangSong" w:eastAsia="FangSong" w:hAnsi="FangSong" w:hint="eastAsia"/>
          <w:rPrChange w:id="963" w:author="妺晗 李" w:date="2026-04-07T18:45:00Z" w16du:dateUtc="2026-04-07T10:45:00Z">
            <w:rPr>
              <w:rFonts w:hint="eastAsia"/>
            </w:rPr>
          </w:rPrChange>
        </w:rPr>
        <w:t>月</w:t>
      </w:r>
      <w:r w:rsidRPr="001A36D6">
        <w:rPr>
          <w:rFonts w:ascii="FangSong" w:eastAsia="FangSong" w:hAnsi="FangSong"/>
          <w:rPrChange w:id="964" w:author="妺晗 李" w:date="2026-04-07T18:45:00Z" w16du:dateUtc="2026-04-07T10:45:00Z">
            <w:rPr/>
          </w:rPrChange>
        </w:rPr>
        <w:t xml:space="preserve"> 5 </w:t>
      </w:r>
      <w:r w:rsidRPr="001A36D6">
        <w:rPr>
          <w:rFonts w:ascii="FangSong" w:eastAsia="FangSong" w:hAnsi="FangSong" w:hint="eastAsia"/>
          <w:rPrChange w:id="965" w:author="妺晗 李" w:date="2026-04-07T18:45:00Z" w16du:dateUtc="2026-04-07T10:45:00Z">
            <w:rPr>
              <w:rFonts w:hint="eastAsia"/>
            </w:rPr>
          </w:rPrChange>
        </w:rPr>
        <w:t>日对</w:t>
      </w:r>
      <w:r w:rsidRPr="001A36D6">
        <w:rPr>
          <w:rFonts w:ascii="FangSong" w:eastAsia="FangSong" w:hAnsi="FangSong"/>
          <w:rPrChange w:id="966" w:author="妺晗 李" w:date="2026-04-07T18:45:00Z" w16du:dateUtc="2026-04-07T10:45:00Z">
            <w:rPr/>
          </w:rPrChange>
        </w:rPr>
        <w:t xml:space="preserve"> Railway </w:t>
      </w:r>
      <w:r w:rsidRPr="001A36D6">
        <w:rPr>
          <w:rFonts w:ascii="FangSong" w:eastAsia="FangSong" w:hAnsi="FangSong" w:hint="eastAsia"/>
          <w:rPrChange w:id="967" w:author="妺晗 李" w:date="2026-04-07T18:45:00Z" w16du:dateUtc="2026-04-07T10:45:00Z">
            <w:rPr>
              <w:rFonts w:hint="eastAsia"/>
            </w:rPr>
          </w:rPrChange>
        </w:rPr>
        <w:t>演示站点及其在线接口的核验，网站当前运行于</w:t>
      </w:r>
      <w:r w:rsidRPr="001A36D6">
        <w:rPr>
          <w:rFonts w:ascii="FangSong" w:eastAsia="FangSong" w:hAnsi="FangSong"/>
          <w:rPrChange w:id="968" w:author="妺晗 李" w:date="2026-04-07T18:45:00Z" w16du:dateUtc="2026-04-07T10:45:00Z">
            <w:rPr/>
          </w:rPrChange>
        </w:rPr>
        <w:t xml:space="preserve">“SQLite </w:t>
      </w:r>
      <w:r w:rsidRPr="001A36D6">
        <w:rPr>
          <w:rFonts w:ascii="FangSong" w:eastAsia="FangSong" w:hAnsi="FangSong" w:hint="eastAsia"/>
          <w:rPrChange w:id="969" w:author="妺晗 李" w:date="2026-04-07T18:45:00Z" w16du:dateUtc="2026-04-07T10:45:00Z">
            <w:rPr>
              <w:rFonts w:hint="eastAsia"/>
            </w:rPr>
          </w:rPrChange>
        </w:rPr>
        <w:t>实库</w:t>
      </w:r>
      <w:r w:rsidRPr="001A36D6">
        <w:rPr>
          <w:rFonts w:ascii="FangSong" w:eastAsia="FangSong" w:hAnsi="FangSong"/>
          <w:rPrChange w:id="970" w:author="妺晗 李" w:date="2026-04-07T18:45:00Z" w16du:dateUtc="2026-04-07T10:45:00Z">
            <w:rPr/>
          </w:rPrChange>
        </w:rPr>
        <w:t>”</w:t>
      </w:r>
      <w:r w:rsidRPr="001A36D6">
        <w:rPr>
          <w:rFonts w:ascii="FangSong" w:eastAsia="FangSong" w:hAnsi="FangSong" w:hint="eastAsia"/>
          <w:rPrChange w:id="971" w:author="妺晗 李" w:date="2026-04-07T18:45:00Z" w16du:dateUtc="2026-04-07T10:45:00Z">
            <w:rPr>
              <w:rFonts w:hint="eastAsia"/>
            </w:rPr>
          </w:rPrChange>
        </w:rPr>
        <w:t>数据源，已跑通快照数据接入与案例展示链路，并稳定提供</w:t>
      </w:r>
      <w:r w:rsidRPr="001A36D6">
        <w:rPr>
          <w:rFonts w:ascii="FangSong" w:eastAsia="FangSong" w:hAnsi="FangSong"/>
          <w:rPrChange w:id="972" w:author="妺晗 李" w:date="2026-04-07T18:45:00Z" w16du:dateUtc="2026-04-07T10:45:00Z">
            <w:rPr/>
          </w:rPrChange>
        </w:rPr>
        <w:t xml:space="preserve"> 3385 </w:t>
      </w:r>
      <w:r w:rsidRPr="001A36D6">
        <w:rPr>
          <w:rFonts w:ascii="FangSong" w:eastAsia="FangSong" w:hAnsi="FangSong" w:hint="eastAsia"/>
          <w:rPrChange w:id="973" w:author="妺晗 李" w:date="2026-04-07T18:45:00Z" w16du:dateUtc="2026-04-07T10:45:00Z">
            <w:rPr>
              <w:rFonts w:hint="eastAsia"/>
            </w:rPr>
          </w:rPrChange>
        </w:rPr>
        <w:t>条词条、</w:t>
      </w:r>
      <w:r w:rsidRPr="001A36D6">
        <w:rPr>
          <w:rFonts w:ascii="FangSong" w:eastAsia="FangSong" w:hAnsi="FangSong"/>
          <w:rPrChange w:id="974" w:author="妺晗 李" w:date="2026-04-07T18:45:00Z" w16du:dateUtc="2026-04-07T10:45:00Z">
            <w:rPr/>
          </w:rPrChange>
        </w:rPr>
        <w:t xml:space="preserve">815 </w:t>
      </w:r>
      <w:r w:rsidRPr="001A36D6">
        <w:rPr>
          <w:rFonts w:ascii="FangSong" w:eastAsia="FangSong" w:hAnsi="FangSong" w:hint="eastAsia"/>
          <w:rPrChange w:id="975" w:author="妺晗 李" w:date="2026-04-07T18:45:00Z" w16du:dateUtc="2026-04-07T10:45:00Z">
            <w:rPr>
              <w:rFonts w:hint="eastAsia"/>
            </w:rPr>
          </w:rPrChange>
        </w:rPr>
        <w:t>条案例和</w:t>
      </w:r>
      <w:r w:rsidRPr="001A36D6">
        <w:rPr>
          <w:rFonts w:ascii="FangSong" w:eastAsia="FangSong" w:hAnsi="FangSong"/>
          <w:rPrChange w:id="976" w:author="妺晗 李" w:date="2026-04-07T18:45:00Z" w16du:dateUtc="2026-04-07T10:45:00Z">
            <w:rPr/>
          </w:rPrChange>
        </w:rPr>
        <w:t xml:space="preserve"> 7120 </w:t>
      </w:r>
      <w:r w:rsidRPr="001A36D6">
        <w:rPr>
          <w:rFonts w:ascii="FangSong" w:eastAsia="FangSong" w:hAnsi="FangSong" w:hint="eastAsia"/>
          <w:rPrChange w:id="977" w:author="妺晗 李" w:date="2026-04-07T18:45:00Z" w16du:dateUtc="2026-04-07T10:45:00Z">
            <w:rPr>
              <w:rFonts w:hint="eastAsia"/>
            </w:rPr>
          </w:rPrChange>
        </w:rPr>
        <w:t>条证据记录的浏览与检索能力。其中词条已形成同义实词</w:t>
      </w:r>
      <w:r w:rsidRPr="001A36D6">
        <w:rPr>
          <w:rFonts w:ascii="FangSong" w:eastAsia="FangSong" w:hAnsi="FangSong"/>
          <w:rPrChange w:id="978" w:author="妺晗 李" w:date="2026-04-07T18:45:00Z" w16du:dateUtc="2026-04-07T10:45:00Z">
            <w:rPr/>
          </w:rPrChange>
        </w:rPr>
        <w:t xml:space="preserve"> 1784 </w:t>
      </w:r>
      <w:r w:rsidRPr="001A36D6">
        <w:rPr>
          <w:rFonts w:ascii="FangSong" w:eastAsia="FangSong" w:hAnsi="FangSong" w:hint="eastAsia"/>
          <w:rPrChange w:id="979" w:author="妺晗 李" w:date="2026-04-07T18:45:00Z" w16du:dateUtc="2026-04-07T10:45:00Z">
            <w:rPr>
              <w:rFonts w:hint="eastAsia"/>
            </w:rPr>
          </w:rPrChange>
        </w:rPr>
        <w:t>条、方言俗语</w:t>
      </w:r>
      <w:r w:rsidRPr="001A36D6">
        <w:rPr>
          <w:rFonts w:ascii="FangSong" w:eastAsia="FangSong" w:hAnsi="FangSong"/>
          <w:rPrChange w:id="980" w:author="妺晗 李" w:date="2026-04-07T18:45:00Z" w16du:dateUtc="2026-04-07T10:45:00Z">
            <w:rPr/>
          </w:rPrChange>
        </w:rPr>
        <w:t xml:space="preserve"> 1124 </w:t>
      </w:r>
      <w:r w:rsidRPr="001A36D6">
        <w:rPr>
          <w:rFonts w:ascii="FangSong" w:eastAsia="FangSong" w:hAnsi="FangSong" w:hint="eastAsia"/>
          <w:rPrChange w:id="981" w:author="妺晗 李" w:date="2026-04-07T18:45:00Z" w16du:dateUtc="2026-04-07T10:45:00Z">
            <w:rPr>
              <w:rFonts w:hint="eastAsia"/>
            </w:rPr>
          </w:rPrChange>
        </w:rPr>
        <w:t>条、音训与通假字</w:t>
      </w:r>
      <w:r w:rsidRPr="001A36D6">
        <w:rPr>
          <w:rFonts w:ascii="FangSong" w:eastAsia="FangSong" w:hAnsi="FangSong"/>
          <w:rPrChange w:id="982" w:author="妺晗 李" w:date="2026-04-07T18:45:00Z" w16du:dateUtc="2026-04-07T10:45:00Z">
            <w:rPr/>
          </w:rPrChange>
        </w:rPr>
        <w:t xml:space="preserve"> 477 </w:t>
      </w:r>
      <w:r w:rsidRPr="001A36D6">
        <w:rPr>
          <w:rFonts w:ascii="FangSong" w:eastAsia="FangSong" w:hAnsi="FangSong" w:hint="eastAsia"/>
          <w:rPrChange w:id="983" w:author="妺晗 李" w:date="2026-04-07T18:45:00Z" w16du:dateUtc="2026-04-07T10:45:00Z">
            <w:rPr>
              <w:rFonts w:hint="eastAsia"/>
            </w:rPr>
          </w:rPrChange>
        </w:rPr>
        <w:t>条三类主要结构；对应网站使用的</w:t>
      </w:r>
      <w:r w:rsidRPr="001A36D6">
        <w:rPr>
          <w:rFonts w:ascii="FangSong" w:eastAsia="FangSong" w:hAnsi="FangSong"/>
          <w:rPrChange w:id="984" w:author="妺晗 李" w:date="2026-04-07T18:45:00Z" w16du:dateUtc="2026-04-07T10:45:00Z">
            <w:rPr/>
          </w:rPrChange>
        </w:rPr>
        <w:t xml:space="preserve"> `sqlite-snapshot.json` </w:t>
      </w:r>
      <w:r w:rsidRPr="001A36D6">
        <w:rPr>
          <w:rFonts w:ascii="FangSong" w:eastAsia="FangSong" w:hAnsi="FangSong" w:hint="eastAsia"/>
          <w:rPrChange w:id="985" w:author="妺晗 李" w:date="2026-04-07T18:45:00Z" w16du:dateUtc="2026-04-07T10:45:00Z">
            <w:rPr>
              <w:rFonts w:hint="eastAsia"/>
            </w:rPr>
          </w:rPrChange>
        </w:rPr>
        <w:t>中，证据又可分为书证</w:t>
      </w:r>
      <w:r w:rsidRPr="001A36D6">
        <w:rPr>
          <w:rFonts w:ascii="FangSong" w:eastAsia="FangSong" w:hAnsi="FangSong"/>
          <w:rPrChange w:id="986" w:author="妺晗 李" w:date="2026-04-07T18:45:00Z" w16du:dateUtc="2026-04-07T10:45:00Z">
            <w:rPr/>
          </w:rPrChange>
        </w:rPr>
        <w:t xml:space="preserve"> 3430 </w:t>
      </w:r>
      <w:r w:rsidRPr="001A36D6">
        <w:rPr>
          <w:rFonts w:ascii="FangSong" w:eastAsia="FangSong" w:hAnsi="FangSong" w:hint="eastAsia"/>
          <w:rPrChange w:id="987" w:author="妺晗 李" w:date="2026-04-07T18:45:00Z" w16du:dateUtc="2026-04-07T10:45:00Z">
            <w:rPr>
              <w:rFonts w:hint="eastAsia"/>
            </w:rPr>
          </w:rPrChange>
        </w:rPr>
        <w:t>条、异文</w:t>
      </w:r>
      <w:r w:rsidRPr="001A36D6">
        <w:rPr>
          <w:rFonts w:ascii="FangSong" w:eastAsia="FangSong" w:hAnsi="FangSong"/>
          <w:rPrChange w:id="988" w:author="妺晗 李" w:date="2026-04-07T18:45:00Z" w16du:dateUtc="2026-04-07T10:45:00Z">
            <w:rPr/>
          </w:rPrChange>
        </w:rPr>
        <w:t xml:space="preserve"> 1621 </w:t>
      </w:r>
      <w:r w:rsidRPr="001A36D6">
        <w:rPr>
          <w:rFonts w:ascii="FangSong" w:eastAsia="FangSong" w:hAnsi="FangSong" w:hint="eastAsia"/>
          <w:rPrChange w:id="989" w:author="妺晗 李" w:date="2026-04-07T18:45:00Z" w16du:dateUtc="2026-04-07T10:45:00Z">
            <w:rPr>
              <w:rFonts w:hint="eastAsia"/>
            </w:rPr>
          </w:rPrChange>
        </w:rPr>
        <w:t>条、声训</w:t>
      </w:r>
      <w:r w:rsidRPr="001A36D6">
        <w:rPr>
          <w:rFonts w:ascii="FangSong" w:eastAsia="FangSong" w:hAnsi="FangSong"/>
          <w:rPrChange w:id="990" w:author="妺晗 李" w:date="2026-04-07T18:45:00Z" w16du:dateUtc="2026-04-07T10:45:00Z">
            <w:rPr/>
          </w:rPrChange>
        </w:rPr>
        <w:t xml:space="preserve"> 1022 </w:t>
      </w:r>
      <w:r w:rsidRPr="001A36D6">
        <w:rPr>
          <w:rFonts w:ascii="FangSong" w:eastAsia="FangSong" w:hAnsi="FangSong" w:hint="eastAsia"/>
          <w:rPrChange w:id="991" w:author="妺晗 李" w:date="2026-04-07T18:45:00Z" w16du:dateUtc="2026-04-07T10:45:00Z">
            <w:rPr>
              <w:rFonts w:hint="eastAsia"/>
            </w:rPr>
          </w:rPrChange>
        </w:rPr>
        <w:t>条</w:t>
      </w:r>
      <w:ins w:id="992" w:author="31572" w:date="2026-04-08T01:27:00Z" w16du:dateUtc="2026-04-07T17:27:00Z">
        <w:r w:rsidR="00493FC4">
          <w:rPr>
            <w:rFonts w:ascii="FangSong" w:eastAsia="FangSong" w:hAnsi="FangSong" w:hint="eastAsia"/>
          </w:rPr>
          <w:t>等</w:t>
        </w:r>
      </w:ins>
      <w:del w:id="993" w:author="31572" w:date="2026-04-08T01:27:00Z" w16du:dateUtc="2026-04-07T17:27:00Z">
        <w:r w:rsidRPr="001A36D6" w:rsidDel="00493FC4">
          <w:rPr>
            <w:rFonts w:ascii="FangSong" w:eastAsia="FangSong" w:hAnsi="FangSong" w:hint="eastAsia"/>
            <w:rPrChange w:id="994" w:author="妺晗 李" w:date="2026-04-07T18:45:00Z" w16du:dateUtc="2026-04-07T10:45:00Z">
              <w:rPr>
                <w:rFonts w:hint="eastAsia"/>
              </w:rPr>
            </w:rPrChange>
          </w:rPr>
          <w:delText>、义证</w:delText>
        </w:r>
        <w:r w:rsidRPr="001A36D6" w:rsidDel="00493FC4">
          <w:rPr>
            <w:rFonts w:ascii="FangSong" w:eastAsia="FangSong" w:hAnsi="FangSong"/>
            <w:rPrChange w:id="995" w:author="妺晗 李" w:date="2026-04-07T18:45:00Z" w16du:dateUtc="2026-04-07T10:45:00Z">
              <w:rPr/>
            </w:rPrChange>
          </w:rPr>
          <w:delText xml:space="preserve"> 920 </w:delText>
        </w:r>
        <w:r w:rsidRPr="001A36D6" w:rsidDel="00493FC4">
          <w:rPr>
            <w:rFonts w:ascii="FangSong" w:eastAsia="FangSong" w:hAnsi="FangSong" w:hint="eastAsia"/>
            <w:rPrChange w:id="996" w:author="妺晗 李" w:date="2026-04-07T18:45:00Z" w16du:dateUtc="2026-04-07T10:45:00Z">
              <w:rPr>
                <w:rFonts w:hint="eastAsia"/>
              </w:rPr>
            </w:rPrChange>
          </w:rPr>
          <w:delText>条和语法证据</w:delText>
        </w:r>
        <w:r w:rsidRPr="001A36D6" w:rsidDel="00493FC4">
          <w:rPr>
            <w:rFonts w:ascii="FangSong" w:eastAsia="FangSong" w:hAnsi="FangSong"/>
            <w:rPrChange w:id="997" w:author="妺晗 李" w:date="2026-04-07T18:45:00Z" w16du:dateUtc="2026-04-07T10:45:00Z">
              <w:rPr/>
            </w:rPrChange>
          </w:rPr>
          <w:delText xml:space="preserve"> 127 </w:delText>
        </w:r>
        <w:r w:rsidRPr="001A36D6" w:rsidDel="00493FC4">
          <w:rPr>
            <w:rFonts w:ascii="FangSong" w:eastAsia="FangSong" w:hAnsi="FangSong" w:hint="eastAsia"/>
            <w:rPrChange w:id="998" w:author="妺晗 李" w:date="2026-04-07T18:45:00Z" w16du:dateUtc="2026-04-07T10:45:00Z">
              <w:rPr>
                <w:rFonts w:hint="eastAsia"/>
              </w:rPr>
            </w:rPrChange>
          </w:rPr>
          <w:delText>条</w:delText>
        </w:r>
      </w:del>
      <w:r w:rsidRPr="001A36D6">
        <w:rPr>
          <w:rFonts w:ascii="FangSong" w:eastAsia="FangSong" w:hAnsi="FangSong" w:hint="eastAsia"/>
          <w:rPrChange w:id="999" w:author="妺晗 李" w:date="2026-04-07T18:45:00Z" w16du:dateUtc="2026-04-07T10:45:00Z">
            <w:rPr>
              <w:rFonts w:hint="eastAsia"/>
            </w:rPr>
          </w:rPrChange>
        </w:rPr>
        <w:t>。</w:t>
      </w:r>
      <w:del w:id="1000" w:author="31572" w:date="2026-04-08T01:26:00Z" w16du:dateUtc="2026-04-07T17:26:00Z">
        <w:r w:rsidRPr="001A36D6" w:rsidDel="00493FC4">
          <w:rPr>
            <w:rFonts w:ascii="FangSong" w:eastAsia="FangSong" w:hAnsi="FangSong" w:hint="eastAsia"/>
            <w:rPrChange w:id="1001" w:author="妺晗 李" w:date="2026-04-07T18:45:00Z" w16du:dateUtc="2026-04-07T10:45:00Z">
              <w:rPr>
                <w:rFonts w:hint="eastAsia"/>
              </w:rPr>
            </w:rPrChange>
          </w:rPr>
          <w:delText>又经</w:delText>
        </w:r>
        <w:r w:rsidRPr="001A36D6" w:rsidDel="00493FC4">
          <w:rPr>
            <w:rFonts w:ascii="FangSong" w:eastAsia="FangSong" w:hAnsi="FangSong"/>
            <w:rPrChange w:id="1002" w:author="妺晗 李" w:date="2026-04-07T18:45:00Z" w16du:dateUtc="2026-04-07T10:45:00Z">
              <w:rPr/>
            </w:rPrChange>
          </w:rPr>
          <w:delText xml:space="preserve"> 2026 </w:delText>
        </w:r>
        <w:r w:rsidRPr="001A36D6" w:rsidDel="00493FC4">
          <w:rPr>
            <w:rFonts w:ascii="FangSong" w:eastAsia="FangSong" w:hAnsi="FangSong" w:hint="eastAsia"/>
            <w:rPrChange w:id="1003" w:author="妺晗 李" w:date="2026-04-07T18:45:00Z" w16du:dateUtc="2026-04-07T10:45:00Z">
              <w:rPr>
                <w:rFonts w:hint="eastAsia"/>
              </w:rPr>
            </w:rPrChange>
          </w:rPr>
          <w:delText>年</w:delText>
        </w:r>
        <w:r w:rsidRPr="001A36D6" w:rsidDel="00493FC4">
          <w:rPr>
            <w:rFonts w:ascii="FangSong" w:eastAsia="FangSong" w:hAnsi="FangSong"/>
            <w:rPrChange w:id="1004" w:author="妺晗 李" w:date="2026-04-07T18:45:00Z" w16du:dateUtc="2026-04-07T10:45:00Z">
              <w:rPr/>
            </w:rPrChange>
          </w:rPr>
          <w:delText xml:space="preserve"> 4 </w:delText>
        </w:r>
        <w:r w:rsidRPr="001A36D6" w:rsidDel="00493FC4">
          <w:rPr>
            <w:rFonts w:ascii="FangSong" w:eastAsia="FangSong" w:hAnsi="FangSong" w:hint="eastAsia"/>
            <w:rPrChange w:id="1005" w:author="妺晗 李" w:date="2026-04-07T18:45:00Z" w16du:dateUtc="2026-04-07T10:45:00Z">
              <w:rPr>
                <w:rFonts w:hint="eastAsia"/>
              </w:rPr>
            </w:rPrChange>
          </w:rPr>
          <w:delText>月</w:delText>
        </w:r>
        <w:r w:rsidRPr="001A36D6" w:rsidDel="00493FC4">
          <w:rPr>
            <w:rFonts w:ascii="FangSong" w:eastAsia="FangSong" w:hAnsi="FangSong"/>
            <w:rPrChange w:id="1006" w:author="妺晗 李" w:date="2026-04-07T18:45:00Z" w16du:dateUtc="2026-04-07T10:45:00Z">
              <w:rPr/>
            </w:rPrChange>
          </w:rPr>
          <w:delText xml:space="preserve"> 7 </w:delText>
        </w:r>
        <w:r w:rsidRPr="001A36D6" w:rsidDel="00493FC4">
          <w:rPr>
            <w:rFonts w:ascii="FangSong" w:eastAsia="FangSong" w:hAnsi="FangSong" w:hint="eastAsia"/>
            <w:rPrChange w:id="1007" w:author="妺晗 李" w:date="2026-04-07T18:45:00Z" w16du:dateUtc="2026-04-07T10:45:00Z">
              <w:rPr>
                <w:rFonts w:hint="eastAsia"/>
              </w:rPr>
            </w:rPrChange>
          </w:rPr>
          <w:delText>日本地</w:delText>
        </w:r>
        <w:r w:rsidRPr="001A36D6" w:rsidDel="00493FC4">
          <w:rPr>
            <w:rFonts w:ascii="FangSong" w:eastAsia="FangSong" w:hAnsi="FangSong"/>
            <w:rPrChange w:id="1008" w:author="妺晗 李" w:date="2026-04-07T18:45:00Z" w16du:dateUtc="2026-04-07T10:45:00Z">
              <w:rPr/>
            </w:rPrChange>
          </w:rPr>
          <w:delText xml:space="preserve"> `npm start` </w:delText>
        </w:r>
        <w:r w:rsidRPr="001A36D6" w:rsidDel="00493FC4">
          <w:rPr>
            <w:rFonts w:ascii="FangSong" w:eastAsia="FangSong" w:hAnsi="FangSong" w:hint="eastAsia"/>
            <w:rPrChange w:id="1009" w:author="妺晗 李" w:date="2026-04-07T18:45:00Z" w16du:dateUtc="2026-04-07T10:45:00Z">
              <w:rPr>
                <w:rFonts w:hint="eastAsia"/>
              </w:rPr>
            </w:rPrChange>
          </w:rPr>
          <w:delText>启动验证，</w:delText>
        </w:r>
        <w:r w:rsidRPr="001A36D6" w:rsidDel="00493FC4">
          <w:rPr>
            <w:rFonts w:ascii="FangSong" w:eastAsia="FangSong" w:hAnsi="FangSong"/>
            <w:rPrChange w:id="1010" w:author="妺晗 李" w:date="2026-04-07T18:45:00Z" w16du:dateUtc="2026-04-07T10:45:00Z">
              <w:rPr/>
            </w:rPrChange>
          </w:rPr>
          <w:delText xml:space="preserve">`/api/health` </w:delText>
        </w:r>
        <w:r w:rsidRPr="001A36D6" w:rsidDel="00493FC4">
          <w:rPr>
            <w:rFonts w:ascii="FangSong" w:eastAsia="FangSong" w:hAnsi="FangSong" w:hint="eastAsia"/>
            <w:rPrChange w:id="1011" w:author="妺晗 李" w:date="2026-04-07T18:45:00Z" w16du:dateUtc="2026-04-07T10:45:00Z">
              <w:rPr>
                <w:rFonts w:hint="eastAsia"/>
              </w:rPr>
            </w:rPrChange>
          </w:rPr>
          <w:delText>返回</w:delText>
        </w:r>
        <w:r w:rsidRPr="001A36D6" w:rsidDel="00493FC4">
          <w:rPr>
            <w:rFonts w:ascii="FangSong" w:eastAsia="FangSong" w:hAnsi="FangSong"/>
            <w:rPrChange w:id="1012" w:author="妺晗 李" w:date="2026-04-07T18:45:00Z" w16du:dateUtc="2026-04-07T10:45:00Z">
              <w:rPr/>
            </w:rPrChange>
          </w:rPr>
          <w:delText xml:space="preserve"> `ok: true`</w:delText>
        </w:r>
        <w:r w:rsidRPr="001A36D6" w:rsidDel="00493FC4">
          <w:rPr>
            <w:rFonts w:ascii="FangSong" w:eastAsia="FangSong" w:hAnsi="FangSong" w:hint="eastAsia"/>
            <w:rPrChange w:id="1013" w:author="妺晗 李" w:date="2026-04-07T18:45:00Z" w16du:dateUtc="2026-04-07T10:45:00Z">
              <w:rPr>
                <w:rFonts w:hint="eastAsia"/>
              </w:rPr>
            </w:rPrChange>
          </w:rPr>
          <w:delText>，</w:delText>
        </w:r>
      </w:del>
      <w:ins w:id="1014" w:author="31572" w:date="2026-04-08T01:26:00Z" w16du:dateUtc="2026-04-07T17:26:00Z">
        <w:r w:rsidR="00493FC4">
          <w:rPr>
            <w:rFonts w:ascii="FangSong" w:eastAsia="FangSong" w:hAnsi="FangSong" w:hint="eastAsia"/>
          </w:rPr>
          <w:t>网站</w:t>
        </w:r>
      </w:ins>
      <w:r w:rsidRPr="001A36D6">
        <w:rPr>
          <w:rFonts w:ascii="FangSong" w:eastAsia="FangSong" w:hAnsi="FangSong" w:hint="eastAsia"/>
          <w:rPrChange w:id="1015" w:author="妺晗 李" w:date="2026-04-07T18:45:00Z" w16du:dateUtc="2026-04-07T10:45:00Z">
            <w:rPr>
              <w:rFonts w:hint="eastAsia"/>
            </w:rPr>
          </w:rPrChange>
        </w:rPr>
        <w:t>首页可直接展示《经义述闻</w:t>
      </w:r>
      <w:r w:rsidRPr="001A36D6">
        <w:rPr>
          <w:rFonts w:ascii="FangSong" w:eastAsia="FangSong" w:hAnsi="FangSong"/>
          <w:rPrChange w:id="1016" w:author="妺晗 李" w:date="2026-04-07T18:45:00Z" w16du:dateUtc="2026-04-07T10:45:00Z">
            <w:rPr/>
          </w:rPrChange>
        </w:rPr>
        <w:t>·</w:t>
      </w:r>
      <w:r w:rsidRPr="001A36D6">
        <w:rPr>
          <w:rFonts w:ascii="FangSong" w:eastAsia="FangSong" w:hAnsi="FangSong" w:hint="eastAsia"/>
          <w:rPrChange w:id="1017" w:author="妺晗 李" w:date="2026-04-07T18:45:00Z" w16du:dateUtc="2026-04-07T10:45:00Z">
            <w:rPr>
              <w:rFonts w:hint="eastAsia"/>
            </w:rPr>
          </w:rPrChange>
        </w:rPr>
        <w:t>左传下》</w:t>
      </w:r>
      <w:r w:rsidRPr="001A36D6">
        <w:rPr>
          <w:rFonts w:ascii="FangSong" w:eastAsia="FangSong" w:hAnsi="FangSong"/>
          <w:rPrChange w:id="1018" w:author="妺晗 李" w:date="2026-04-07T18:45:00Z" w16du:dateUtc="2026-04-07T10:45:00Z">
            <w:rPr/>
          </w:rPrChange>
        </w:rPr>
        <w:t>“</w:t>
      </w:r>
      <w:r w:rsidRPr="001A36D6">
        <w:rPr>
          <w:rFonts w:ascii="FangSong" w:eastAsia="FangSong" w:hAnsi="FangSong" w:hint="eastAsia"/>
          <w:rPrChange w:id="1019" w:author="妺晗 李" w:date="2026-04-07T18:45:00Z" w16du:dateUtc="2026-04-07T10:45:00Z">
            <w:rPr>
              <w:rFonts w:hint="eastAsia"/>
            </w:rPr>
          </w:rPrChange>
        </w:rPr>
        <w:t>造舟于河</w:t>
      </w:r>
      <w:r w:rsidRPr="001A36D6">
        <w:rPr>
          <w:rFonts w:ascii="FangSong" w:eastAsia="FangSong" w:hAnsi="FangSong"/>
          <w:rPrChange w:id="1020" w:author="妺晗 李" w:date="2026-04-07T18:45:00Z" w16du:dateUtc="2026-04-07T10:45:00Z">
            <w:rPr/>
          </w:rPrChange>
        </w:rPr>
        <w:t>”</w:t>
      </w:r>
      <w:r w:rsidRPr="001A36D6">
        <w:rPr>
          <w:rFonts w:ascii="FangSong" w:eastAsia="FangSong" w:hAnsi="FangSong" w:hint="eastAsia"/>
          <w:rPrChange w:id="1021" w:author="妺晗 李" w:date="2026-04-07T18:45:00Z" w16du:dateUtc="2026-04-07T10:45:00Z">
            <w:rPr>
              <w:rFonts w:hint="eastAsia"/>
            </w:rPr>
          </w:rPrChange>
        </w:rPr>
        <w:t>这一代表性案例，且当前网站已具备首页研究介绍、</w:t>
      </w:r>
      <w:del w:id="1022" w:author="31572" w:date="2026-04-08T01:25:00Z" w16du:dateUtc="2026-04-07T17:25:00Z">
        <w:r w:rsidRPr="001A36D6" w:rsidDel="00493FC4">
          <w:rPr>
            <w:rFonts w:ascii="FangSong" w:eastAsia="FangSong" w:hAnsi="FangSong" w:hint="eastAsia"/>
            <w:rPrChange w:id="1023" w:author="妺晗 李" w:date="2026-04-07T18:45:00Z" w16du:dateUtc="2026-04-07T10:45:00Z">
              <w:rPr>
                <w:rFonts w:hint="eastAsia"/>
              </w:rPr>
            </w:rPrChange>
          </w:rPr>
          <w:delText>最小必要</w:delText>
        </w:r>
      </w:del>
      <w:r w:rsidRPr="001A36D6">
        <w:rPr>
          <w:rFonts w:ascii="FangSong" w:eastAsia="FangSong" w:hAnsi="FangSong" w:hint="eastAsia"/>
          <w:rPrChange w:id="1024" w:author="妺晗 李" w:date="2026-04-07T18:45:00Z" w16du:dateUtc="2026-04-07T10:45:00Z">
            <w:rPr>
              <w:rFonts w:hint="eastAsia"/>
            </w:rPr>
          </w:rPrChange>
        </w:rPr>
        <w:t>数据库说明、词条与案例试查、数据库浏览页、词条详情页、案例详情页等基本展示入口，说明从本地服务、数据快照到前端案例呈现的链条已经能够稳定跑通。这些现有基础的作用，不是作为未来效果指标，而是证明数据组织、分类逻辑和页面展示路径已经能够跑通，系统实现并非空想。</w:t>
      </w:r>
    </w:p>
    <w:p w14:paraId="3CC5772F" w14:textId="77777777" w:rsidR="005D3173" w:rsidRPr="001A36D6" w:rsidRDefault="009030FF">
      <w:pPr>
        <w:ind w:firstLineChars="200" w:firstLine="480"/>
        <w:rPr>
          <w:rFonts w:ascii="FangSong" w:eastAsia="FangSong" w:hAnsi="FangSong"/>
          <w:rPrChange w:id="1025" w:author="妺晗 李" w:date="2026-04-07T18:45:00Z" w16du:dateUtc="2026-04-07T10:45:00Z">
            <w:rPr/>
          </w:rPrChange>
        </w:rPr>
        <w:pPrChange w:id="1026" w:author="妺晗 李" w:date="2026-04-07T18:54:00Z" w16du:dateUtc="2026-04-07T10:54:00Z">
          <w:pPr/>
        </w:pPrChange>
      </w:pPr>
      <w:r w:rsidRPr="001A36D6">
        <w:rPr>
          <w:rFonts w:ascii="FangSong" w:eastAsia="FangSong" w:hAnsi="FangSong" w:hint="eastAsia"/>
          <w:rPrChange w:id="1027" w:author="妺晗 李" w:date="2026-04-07T18:45:00Z" w16du:dateUtc="2026-04-07T10:45:00Z">
            <w:rPr>
              <w:rFonts w:hint="eastAsia"/>
            </w:rPr>
          </w:rPrChange>
        </w:rPr>
        <w:t>第三，组织可行性较强。学术整理、技术实现和数据处理已有对应成员承担，前期讨论也已经形成了较清楚的任务链条。项目将按</w:t>
      </w:r>
      <w:r w:rsidRPr="001A36D6">
        <w:rPr>
          <w:rFonts w:ascii="FangSong" w:eastAsia="FangSong" w:hAnsi="FangSong"/>
          <w:rPrChange w:id="1028" w:author="妺晗 李" w:date="2026-04-07T18:45:00Z" w16du:dateUtc="2026-04-07T10:45:00Z">
            <w:rPr/>
          </w:rPrChange>
        </w:rPr>
        <w:t>“</w:t>
      </w:r>
      <w:r w:rsidRPr="001A36D6">
        <w:rPr>
          <w:rFonts w:ascii="FangSong" w:eastAsia="FangSong" w:hAnsi="FangSong" w:hint="eastAsia"/>
          <w:rPrChange w:id="1029" w:author="妺晗 李" w:date="2026-04-07T18:45:00Z" w16du:dateUtc="2026-04-07T10:45:00Z">
            <w:rPr>
              <w:rFonts w:hint="eastAsia"/>
            </w:rPr>
          </w:rPrChange>
        </w:rPr>
        <w:t>案例抽取</w:t>
      </w:r>
      <w:r w:rsidRPr="001A36D6">
        <w:rPr>
          <w:rFonts w:ascii="FangSong" w:eastAsia="FangSong" w:hAnsi="FangSong"/>
          <w:rPrChange w:id="1030" w:author="妺晗 李" w:date="2026-04-07T18:45:00Z" w16du:dateUtc="2026-04-07T10:45:00Z">
            <w:rPr/>
          </w:rPrChange>
        </w:rPr>
        <w:t xml:space="preserve"> - </w:t>
      </w:r>
      <w:r w:rsidRPr="001A36D6">
        <w:rPr>
          <w:rFonts w:ascii="FangSong" w:eastAsia="FangSong" w:hAnsi="FangSong" w:hint="eastAsia"/>
          <w:rPrChange w:id="1031" w:author="妺晗 李" w:date="2026-04-07T18:45:00Z" w16du:dateUtc="2026-04-07T10:45:00Z">
            <w:rPr>
              <w:rFonts w:hint="eastAsia"/>
            </w:rPr>
          </w:rPrChange>
        </w:rPr>
        <w:t>原文核对</w:t>
      </w:r>
      <w:r w:rsidRPr="001A36D6">
        <w:rPr>
          <w:rFonts w:ascii="FangSong" w:eastAsia="FangSong" w:hAnsi="FangSong"/>
          <w:rPrChange w:id="1032" w:author="妺晗 李" w:date="2026-04-07T18:45:00Z" w16du:dateUtc="2026-04-07T10:45:00Z">
            <w:rPr/>
          </w:rPrChange>
        </w:rPr>
        <w:t xml:space="preserve"> - </w:t>
      </w:r>
      <w:r w:rsidRPr="001A36D6">
        <w:rPr>
          <w:rFonts w:ascii="FangSong" w:eastAsia="FangSong" w:hAnsi="FangSong" w:hint="eastAsia"/>
          <w:rPrChange w:id="1033" w:author="妺晗 李" w:date="2026-04-07T18:45:00Z" w16du:dateUtc="2026-04-07T10:45:00Z">
            <w:rPr>
              <w:rFonts w:hint="eastAsia"/>
            </w:rPr>
          </w:rPrChange>
        </w:rPr>
        <w:t>字段录入</w:t>
      </w:r>
      <w:r w:rsidRPr="001A36D6">
        <w:rPr>
          <w:rFonts w:ascii="FangSong" w:eastAsia="FangSong" w:hAnsi="FangSong"/>
          <w:rPrChange w:id="1034" w:author="妺晗 李" w:date="2026-04-07T18:45:00Z" w16du:dateUtc="2026-04-07T10:45:00Z">
            <w:rPr/>
          </w:rPrChange>
        </w:rPr>
        <w:t xml:space="preserve"> - </w:t>
      </w:r>
      <w:r w:rsidRPr="001A36D6">
        <w:rPr>
          <w:rFonts w:ascii="FangSong" w:eastAsia="FangSong" w:hAnsi="FangSong" w:hint="eastAsia"/>
          <w:rPrChange w:id="1035" w:author="妺晗 李" w:date="2026-04-07T18:45:00Z" w16du:dateUtc="2026-04-07T10:45:00Z">
            <w:rPr>
              <w:rFonts w:hint="eastAsia"/>
            </w:rPr>
          </w:rPrChange>
        </w:rPr>
        <w:t>页面展示</w:t>
      </w:r>
      <w:r w:rsidRPr="001A36D6">
        <w:rPr>
          <w:rFonts w:ascii="FangSong" w:eastAsia="FangSong" w:hAnsi="FangSong"/>
          <w:rPrChange w:id="1036" w:author="妺晗 李" w:date="2026-04-07T18:45:00Z" w16du:dateUtc="2026-04-07T10:45:00Z">
            <w:rPr/>
          </w:rPrChange>
        </w:rPr>
        <w:t xml:space="preserve"> - </w:t>
      </w:r>
      <w:r w:rsidRPr="001A36D6">
        <w:rPr>
          <w:rFonts w:ascii="FangSong" w:eastAsia="FangSong" w:hAnsi="FangSong" w:hint="eastAsia"/>
          <w:rPrChange w:id="1037" w:author="妺晗 李" w:date="2026-04-07T18:45:00Z" w16du:dateUtc="2026-04-07T10:45:00Z">
            <w:rPr>
              <w:rFonts w:hint="eastAsia"/>
            </w:rPr>
          </w:rPrChange>
        </w:rPr>
        <w:t>人工复核</w:t>
      </w:r>
      <w:r w:rsidRPr="001A36D6">
        <w:rPr>
          <w:rFonts w:ascii="FangSong" w:eastAsia="FangSong" w:hAnsi="FangSong"/>
          <w:rPrChange w:id="1038" w:author="妺晗 李" w:date="2026-04-07T18:45:00Z" w16du:dateUtc="2026-04-07T10:45:00Z">
            <w:rPr/>
          </w:rPrChange>
        </w:rPr>
        <w:t>”</w:t>
      </w:r>
      <w:r w:rsidRPr="001A36D6">
        <w:rPr>
          <w:rFonts w:ascii="FangSong" w:eastAsia="FangSong" w:hAnsi="FangSong" w:hint="eastAsia"/>
          <w:rPrChange w:id="1039" w:author="妺晗 李" w:date="2026-04-07T18:45:00Z" w16du:dateUtc="2026-04-07T10:45:00Z">
            <w:rPr>
              <w:rFonts w:hint="eastAsia"/>
            </w:rPr>
          </w:rPrChange>
        </w:rPr>
        <w:t>的顺序推进，避免学术整理与技术实现脱节。</w:t>
      </w:r>
    </w:p>
    <w:p w14:paraId="7E7A25D4" w14:textId="248EEA38" w:rsidR="005D3173" w:rsidRPr="001A36D6" w:rsidRDefault="009030FF">
      <w:pPr>
        <w:ind w:firstLineChars="200" w:firstLine="480"/>
        <w:rPr>
          <w:rFonts w:ascii="FangSong" w:eastAsia="FangSong" w:hAnsi="FangSong"/>
          <w:rPrChange w:id="1040" w:author="妺晗 李" w:date="2026-04-07T18:45:00Z" w16du:dateUtc="2026-04-07T10:45:00Z">
            <w:rPr/>
          </w:rPrChange>
        </w:rPr>
        <w:pPrChange w:id="1041" w:author="妺晗 李" w:date="2026-04-07T18:54:00Z" w16du:dateUtc="2026-04-07T10:54:00Z">
          <w:pPr/>
        </w:pPrChange>
      </w:pPr>
      <w:r w:rsidRPr="001A36D6">
        <w:rPr>
          <w:rFonts w:ascii="FangSong" w:eastAsia="FangSong" w:hAnsi="FangSong" w:hint="eastAsia"/>
          <w:rPrChange w:id="1042" w:author="妺晗 李" w:date="2026-04-07T18:45:00Z" w16du:dateUtc="2026-04-07T10:45:00Z">
            <w:rPr>
              <w:rFonts w:hint="eastAsia"/>
            </w:rPr>
          </w:rPrChange>
        </w:rPr>
        <w:t>第四，时间可行性较强。项目</w:t>
      </w:r>
      <w:del w:id="1043" w:author="31572" w:date="2026-04-08T00:31:00Z" w16du:dateUtc="2026-04-07T16:31:00Z">
        <w:r w:rsidRPr="001A36D6" w:rsidDel="007128C0">
          <w:rPr>
            <w:rFonts w:ascii="FangSong" w:eastAsia="FangSong" w:hAnsi="FangSong" w:hint="eastAsia"/>
            <w:rPrChange w:id="1044" w:author="妺晗 李" w:date="2026-04-07T18:45:00Z" w16du:dateUtc="2026-04-07T10:45:00Z">
              <w:rPr>
                <w:rFonts w:hint="eastAsia"/>
              </w:rPr>
            </w:rPrChange>
          </w:rPr>
          <w:delText>不承诺当前无法证明的准确率、推荐效果或自动判读水平，不把</w:delText>
        </w:r>
        <w:r w:rsidRPr="001A36D6" w:rsidDel="007128C0">
          <w:rPr>
            <w:rFonts w:ascii="FangSong" w:eastAsia="FangSong" w:hAnsi="FangSong"/>
            <w:rPrChange w:id="1045" w:author="妺晗 李" w:date="2026-04-07T18:45:00Z" w16du:dateUtc="2026-04-07T10:45:00Z">
              <w:rPr/>
            </w:rPrChange>
          </w:rPr>
          <w:delText>“</w:delText>
        </w:r>
        <w:r w:rsidRPr="001A36D6" w:rsidDel="007128C0">
          <w:rPr>
            <w:rFonts w:ascii="FangSong" w:eastAsia="FangSong" w:hAnsi="FangSong" w:hint="eastAsia"/>
            <w:rPrChange w:id="1046" w:author="妺晗 李" w:date="2026-04-07T18:45:00Z" w16du:dateUtc="2026-04-07T10:45:00Z">
              <w:rPr>
                <w:rFonts w:hint="eastAsia"/>
              </w:rPr>
            </w:rPrChange>
          </w:rPr>
          <w:delText>智能推理</w:delText>
        </w:r>
        <w:r w:rsidRPr="001A36D6" w:rsidDel="007128C0">
          <w:rPr>
            <w:rFonts w:ascii="FangSong" w:eastAsia="FangSong" w:hAnsi="FangSong"/>
            <w:rPrChange w:id="1047" w:author="妺晗 李" w:date="2026-04-07T18:45:00Z" w16du:dateUtc="2026-04-07T10:45:00Z">
              <w:rPr/>
            </w:rPrChange>
          </w:rPr>
          <w:delText>”</w:delText>
        </w:r>
        <w:r w:rsidRPr="001A36D6" w:rsidDel="007128C0">
          <w:rPr>
            <w:rFonts w:ascii="FangSong" w:eastAsia="FangSong" w:hAnsi="FangSong" w:hint="eastAsia"/>
            <w:rPrChange w:id="1048" w:author="妺晗 李" w:date="2026-04-07T18:45:00Z" w16du:dateUtc="2026-04-07T10:45:00Z">
              <w:rPr>
                <w:rFonts w:hint="eastAsia"/>
              </w:rPr>
            </w:rPrChange>
          </w:rPr>
          <w:delText>写成必须完成的刚性成果，而是</w:delText>
        </w:r>
      </w:del>
      <w:r w:rsidRPr="001A36D6">
        <w:rPr>
          <w:rFonts w:ascii="FangSong" w:eastAsia="FangSong" w:hAnsi="FangSong" w:hint="eastAsia"/>
          <w:rPrChange w:id="1049" w:author="妺晗 李" w:date="2026-04-07T18:45:00Z" w16du:dateUtc="2026-04-07T10:45:00Z">
            <w:rPr>
              <w:rFonts w:hint="eastAsia"/>
            </w:rPr>
          </w:rPrChange>
        </w:rPr>
        <w:t>将重点放在文本整理、案例结构化、数据库搭建和工具原型建设上。</w:t>
      </w:r>
      <w:r w:rsidRPr="001A36D6">
        <w:rPr>
          <w:rFonts w:ascii="FangSong" w:eastAsia="FangSong" w:hAnsi="FangSong"/>
          <w:rPrChange w:id="1050" w:author="妺晗 李" w:date="2026-04-07T18:45:00Z" w16du:dateUtc="2026-04-07T10:45:00Z">
            <w:rPr/>
          </w:rPrChange>
        </w:rPr>
        <w:t xml:space="preserve">A-C </w:t>
      </w:r>
      <w:r w:rsidRPr="001A36D6">
        <w:rPr>
          <w:rFonts w:ascii="FangSong" w:eastAsia="FangSong" w:hAnsi="FangSong" w:hint="eastAsia"/>
          <w:rPrChange w:id="1051" w:author="妺晗 李" w:date="2026-04-07T18:45:00Z" w16du:dateUtc="2026-04-07T10:45:00Z">
            <w:rPr>
              <w:rFonts w:hint="eastAsia"/>
            </w:rPr>
          </w:rPrChange>
        </w:rPr>
        <w:t>阶段均对应清楚的阶段产出，</w:t>
      </w:r>
      <w:r w:rsidRPr="001A36D6">
        <w:rPr>
          <w:rFonts w:ascii="FangSong" w:eastAsia="FangSong" w:hAnsi="FangSong"/>
          <w:rPrChange w:id="1052" w:author="妺晗 李" w:date="2026-04-07T18:45:00Z" w16du:dateUtc="2026-04-07T10:45:00Z">
            <w:rPr/>
          </w:rPrChange>
        </w:rPr>
        <w:t xml:space="preserve">D </w:t>
      </w:r>
      <w:r w:rsidRPr="001A36D6">
        <w:rPr>
          <w:rFonts w:ascii="FangSong" w:eastAsia="FangSong" w:hAnsi="FangSong" w:hint="eastAsia"/>
          <w:rPrChange w:id="1053" w:author="妺晗 李" w:date="2026-04-07T18:45:00Z" w16du:dateUtc="2026-04-07T10:45:00Z">
            <w:rPr>
              <w:rFonts w:hint="eastAsia"/>
            </w:rPr>
          </w:rPrChange>
        </w:rPr>
        <w:t>阶段仅保留为探索性延伸，这种安排更符合本科项目周期，也更有利于形成稳定的阶段性成果。</w:t>
      </w:r>
    </w:p>
    <w:p w14:paraId="2F0A3B77" w14:textId="77777777" w:rsidR="005D3173" w:rsidRPr="001A36D6" w:rsidRDefault="009030FF">
      <w:pPr>
        <w:pStyle w:val="3"/>
        <w:rPr>
          <w:rFonts w:ascii="FangSong" w:eastAsia="FangSong" w:hAnsi="FangSong"/>
          <w:rPrChange w:id="1054" w:author="妺晗 李" w:date="2026-04-07T18:45:00Z" w16du:dateUtc="2026-04-07T10:45:00Z">
            <w:rPr/>
          </w:rPrChange>
        </w:rPr>
      </w:pPr>
      <w:r w:rsidRPr="001A36D6">
        <w:rPr>
          <w:rFonts w:ascii="FangSong" w:eastAsia="FangSong" w:hAnsi="FangSong"/>
          <w:rPrChange w:id="1055" w:author="妺晗 李" w:date="2026-04-07T18:45:00Z" w16du:dateUtc="2026-04-07T10:45:00Z">
            <w:rPr/>
          </w:rPrChange>
        </w:rPr>
        <w:t xml:space="preserve">7. </w:t>
      </w:r>
      <w:r w:rsidRPr="001A36D6">
        <w:rPr>
          <w:rFonts w:ascii="FangSong" w:eastAsia="FangSong" w:hAnsi="FangSong" w:hint="eastAsia"/>
          <w:rPrChange w:id="1056" w:author="妺晗 李" w:date="2026-04-07T18:45:00Z" w16du:dateUtc="2026-04-07T10:45:00Z">
            <w:rPr>
              <w:rFonts w:hint="eastAsia"/>
            </w:rPr>
          </w:rPrChange>
        </w:rPr>
        <w:t>风险与应对</w:t>
      </w:r>
    </w:p>
    <w:p w14:paraId="36980B0A" w14:textId="77777777" w:rsidR="005D3173" w:rsidRPr="001A36D6" w:rsidRDefault="009030FF">
      <w:pPr>
        <w:ind w:firstLineChars="200" w:firstLine="480"/>
        <w:rPr>
          <w:rFonts w:ascii="FangSong" w:eastAsia="FangSong" w:hAnsi="FangSong"/>
          <w:rPrChange w:id="1057" w:author="妺晗 李" w:date="2026-04-07T18:45:00Z" w16du:dateUtc="2026-04-07T10:45:00Z">
            <w:rPr/>
          </w:rPrChange>
        </w:rPr>
        <w:pPrChange w:id="1058" w:author="妺晗 李" w:date="2026-04-07T18:54:00Z" w16du:dateUtc="2026-04-07T10:54:00Z">
          <w:pPr/>
        </w:pPrChange>
      </w:pPr>
      <w:r w:rsidRPr="001A36D6">
        <w:rPr>
          <w:rFonts w:ascii="FangSong" w:eastAsia="FangSong" w:hAnsi="FangSong"/>
          <w:rPrChange w:id="1059" w:author="妺晗 李" w:date="2026-04-07T18:45:00Z" w16du:dateUtc="2026-04-07T10:45:00Z">
            <w:rPr/>
          </w:rPrChange>
        </w:rPr>
        <w:t xml:space="preserve">1. </w:t>
      </w:r>
      <w:r w:rsidRPr="001A36D6">
        <w:rPr>
          <w:rFonts w:ascii="FangSong" w:eastAsia="FangSong" w:hAnsi="FangSong" w:hint="eastAsia"/>
          <w:rPrChange w:id="1060" w:author="妺晗 李" w:date="2026-04-07T18:45:00Z" w16du:dateUtc="2026-04-07T10:45:00Z">
            <w:rPr>
              <w:rFonts w:hint="eastAsia"/>
            </w:rPr>
          </w:rPrChange>
        </w:rPr>
        <w:t>文本质量不一。部分材料可能存在</w:t>
      </w:r>
      <w:r w:rsidRPr="001A36D6">
        <w:rPr>
          <w:rFonts w:ascii="FangSong" w:eastAsia="FangSong" w:hAnsi="FangSong"/>
          <w:rPrChange w:id="1061" w:author="妺晗 李" w:date="2026-04-07T18:45:00Z" w16du:dateUtc="2026-04-07T10:45:00Z">
            <w:rPr/>
          </w:rPrChange>
        </w:rPr>
        <w:t xml:space="preserve"> OCR </w:t>
      </w:r>
      <w:r w:rsidRPr="001A36D6">
        <w:rPr>
          <w:rFonts w:ascii="FangSong" w:eastAsia="FangSong" w:hAnsi="FangSong" w:hint="eastAsia"/>
          <w:rPrChange w:id="1062" w:author="妺晗 李" w:date="2026-04-07T18:45:00Z" w16du:dateUtc="2026-04-07T10:45:00Z">
            <w:rPr>
              <w:rFonts w:hint="eastAsia"/>
            </w:rPr>
          </w:rPrChange>
        </w:rPr>
        <w:t>误差或版本差异。对此，项目将优先保留出处信息和原文片段，逐步精修，不以一次录入即达到最终标准为前提。</w:t>
      </w:r>
    </w:p>
    <w:p w14:paraId="01EC4B10" w14:textId="77777777" w:rsidR="005D3173" w:rsidRPr="001A36D6" w:rsidRDefault="009030FF">
      <w:pPr>
        <w:ind w:firstLineChars="200" w:firstLine="480"/>
        <w:rPr>
          <w:rFonts w:ascii="FangSong" w:eastAsia="FangSong" w:hAnsi="FangSong"/>
          <w:rPrChange w:id="1063" w:author="妺晗 李" w:date="2026-04-07T18:45:00Z" w16du:dateUtc="2026-04-07T10:45:00Z">
            <w:rPr/>
          </w:rPrChange>
        </w:rPr>
        <w:pPrChange w:id="1064" w:author="妺晗 李" w:date="2026-04-07T18:54:00Z" w16du:dateUtc="2026-04-07T10:54:00Z">
          <w:pPr/>
        </w:pPrChange>
      </w:pPr>
      <w:r w:rsidRPr="001A36D6">
        <w:rPr>
          <w:rFonts w:ascii="FangSong" w:eastAsia="FangSong" w:hAnsi="FangSong"/>
          <w:rPrChange w:id="1065" w:author="妺晗 李" w:date="2026-04-07T18:45:00Z" w16du:dateUtc="2026-04-07T10:45:00Z">
            <w:rPr/>
          </w:rPrChange>
        </w:rPr>
        <w:t xml:space="preserve">2. </w:t>
      </w:r>
      <w:r w:rsidRPr="001A36D6">
        <w:rPr>
          <w:rFonts w:ascii="FangSong" w:eastAsia="FangSong" w:hAnsi="FangSong" w:hint="eastAsia"/>
          <w:rPrChange w:id="1066" w:author="妺晗 李" w:date="2026-04-07T18:45:00Z" w16du:dateUtc="2026-04-07T10:45:00Z">
            <w:rPr>
              <w:rFonts w:hint="eastAsia"/>
            </w:rPr>
          </w:rPrChange>
        </w:rPr>
        <w:t>结构拆解存在主观性。不同成员对同一案例的五环节划分可能出现差异。对此将通过标注说明、术语口径和集体复核机制降低偏差，并保留必要的备注与待核状态。</w:t>
      </w:r>
    </w:p>
    <w:p w14:paraId="610862C7" w14:textId="77777777" w:rsidR="005D3173" w:rsidRPr="001A36D6" w:rsidRDefault="009030FF">
      <w:pPr>
        <w:ind w:firstLineChars="200" w:firstLine="480"/>
        <w:rPr>
          <w:rFonts w:ascii="FangSong" w:eastAsia="FangSong" w:hAnsi="FangSong"/>
          <w:rPrChange w:id="1067" w:author="妺晗 李" w:date="2026-04-07T18:45:00Z" w16du:dateUtc="2026-04-07T10:45:00Z">
            <w:rPr/>
          </w:rPrChange>
        </w:rPr>
        <w:pPrChange w:id="1068" w:author="妺晗 李" w:date="2026-04-07T18:54:00Z" w16du:dateUtc="2026-04-07T10:54:00Z">
          <w:pPr/>
        </w:pPrChange>
      </w:pPr>
      <w:r w:rsidRPr="001A36D6">
        <w:rPr>
          <w:rFonts w:ascii="FangSong" w:eastAsia="FangSong" w:hAnsi="FangSong"/>
          <w:rPrChange w:id="1069" w:author="妺晗 李" w:date="2026-04-07T18:45:00Z" w16du:dateUtc="2026-04-07T10:45:00Z">
            <w:rPr/>
          </w:rPrChange>
        </w:rPr>
        <w:t xml:space="preserve">3. </w:t>
      </w:r>
      <w:r w:rsidRPr="001A36D6">
        <w:rPr>
          <w:rFonts w:ascii="FangSong" w:eastAsia="FangSong" w:hAnsi="FangSong" w:hint="eastAsia"/>
          <w:rPrChange w:id="1070" w:author="妺晗 李" w:date="2026-04-07T18:45:00Z" w16du:dateUtc="2026-04-07T10:45:00Z">
            <w:rPr>
              <w:rFonts w:hint="eastAsia"/>
            </w:rPr>
          </w:rPrChange>
        </w:rPr>
        <w:t>工作量可能超出预期。对此将坚持</w:t>
      </w:r>
      <w:r w:rsidRPr="001A36D6">
        <w:rPr>
          <w:rFonts w:ascii="FangSong" w:eastAsia="FangSong" w:hAnsi="FangSong"/>
          <w:rPrChange w:id="1071" w:author="妺晗 李" w:date="2026-04-07T18:45:00Z" w16du:dateUtc="2026-04-07T10:45:00Z">
            <w:rPr/>
          </w:rPrChange>
        </w:rPr>
        <w:t>“</w:t>
      </w:r>
      <w:r w:rsidRPr="001A36D6">
        <w:rPr>
          <w:rFonts w:ascii="FangSong" w:eastAsia="FangSong" w:hAnsi="FangSong" w:hint="eastAsia"/>
          <w:rPrChange w:id="1072" w:author="妺晗 李" w:date="2026-04-07T18:45:00Z" w16du:dateUtc="2026-04-07T10:45:00Z">
            <w:rPr>
              <w:rFonts w:hint="eastAsia"/>
            </w:rPr>
          </w:rPrChange>
        </w:rPr>
        <w:t>先完成最小闭环，再完成首批精校样本</w:t>
      </w:r>
      <w:r w:rsidRPr="001A36D6">
        <w:rPr>
          <w:rFonts w:ascii="FangSong" w:eastAsia="FangSong" w:hAnsi="FangSong"/>
          <w:rPrChange w:id="1073" w:author="妺晗 李" w:date="2026-04-07T18:45:00Z" w16du:dateUtc="2026-04-07T10:45:00Z">
            <w:rPr/>
          </w:rPrChange>
        </w:rPr>
        <w:t>”</w:t>
      </w:r>
      <w:r w:rsidRPr="001A36D6">
        <w:rPr>
          <w:rFonts w:ascii="FangSong" w:eastAsia="FangSong" w:hAnsi="FangSong" w:hint="eastAsia"/>
          <w:rPrChange w:id="1074" w:author="妺晗 李" w:date="2026-04-07T18:45:00Z" w16du:dateUtc="2026-04-07T10:45:00Z">
            <w:rPr>
              <w:rFonts w:hint="eastAsia"/>
            </w:rPr>
          </w:rPrChange>
        </w:rPr>
        <w:t>的原则，优先保证</w:t>
      </w:r>
      <w:r w:rsidRPr="001A36D6">
        <w:rPr>
          <w:rFonts w:ascii="FangSong" w:eastAsia="FangSong" w:hAnsi="FangSong"/>
          <w:rPrChange w:id="1075" w:author="妺晗 李" w:date="2026-04-07T18:45:00Z" w16du:dateUtc="2026-04-07T10:45:00Z">
            <w:rPr/>
          </w:rPrChange>
        </w:rPr>
        <w:t xml:space="preserve"> A-C </w:t>
      </w:r>
      <w:r w:rsidRPr="001A36D6">
        <w:rPr>
          <w:rFonts w:ascii="FangSong" w:eastAsia="FangSong" w:hAnsi="FangSong" w:hint="eastAsia"/>
          <w:rPrChange w:id="1076" w:author="妺晗 李" w:date="2026-04-07T18:45:00Z" w16du:dateUtc="2026-04-07T10:45:00Z">
            <w:rPr>
              <w:rFonts w:hint="eastAsia"/>
            </w:rPr>
          </w:rPrChange>
        </w:rPr>
        <w:t>阶段成果。</w:t>
      </w:r>
    </w:p>
    <w:p w14:paraId="19C24E74" w14:textId="77777777" w:rsidR="005D3173" w:rsidRPr="001A36D6" w:rsidRDefault="009030FF">
      <w:pPr>
        <w:pStyle w:val="2"/>
        <w:rPr>
          <w:rFonts w:ascii="FangSong" w:eastAsia="FangSong" w:hAnsi="FangSong"/>
          <w:rPrChange w:id="1077" w:author="妺晗 李" w:date="2026-04-07T18:45:00Z" w16du:dateUtc="2026-04-07T10:45:00Z">
            <w:rPr/>
          </w:rPrChange>
        </w:rPr>
      </w:pPr>
      <w:r w:rsidRPr="001A36D6">
        <w:rPr>
          <w:rFonts w:ascii="FangSong" w:eastAsia="FangSong" w:hAnsi="FangSong" w:hint="eastAsia"/>
          <w:rPrChange w:id="1078" w:author="妺晗 李" w:date="2026-04-07T18:45:00Z" w16du:dateUtc="2026-04-07T10:45:00Z">
            <w:rPr>
              <w:rFonts w:hint="eastAsia"/>
            </w:rPr>
          </w:rPrChange>
        </w:rPr>
        <w:lastRenderedPageBreak/>
        <w:t>五、项目特色与创新之处</w:t>
      </w:r>
    </w:p>
    <w:p w14:paraId="4E4880AC" w14:textId="77777777" w:rsidR="005D3173" w:rsidRPr="001A36D6" w:rsidRDefault="009030FF">
      <w:pPr>
        <w:pStyle w:val="FirstParagraph"/>
        <w:rPr>
          <w:rFonts w:ascii="FangSong" w:eastAsia="FangSong" w:hAnsi="FangSong"/>
          <w:rPrChange w:id="1079" w:author="妺晗 李" w:date="2026-04-07T18:45:00Z" w16du:dateUtc="2026-04-07T10:45:00Z">
            <w:rPr/>
          </w:rPrChange>
        </w:rPr>
      </w:pPr>
      <w:r w:rsidRPr="001A36D6">
        <w:rPr>
          <w:rFonts w:ascii="FangSong" w:eastAsia="FangSong" w:hAnsi="FangSong" w:hint="eastAsia"/>
          <w:rPrChange w:id="1080" w:author="妺晗 李" w:date="2026-04-07T18:45:00Z" w16du:dateUtc="2026-04-07T10:45:00Z">
            <w:rPr>
              <w:rFonts w:hint="eastAsia"/>
            </w:rPr>
          </w:rPrChange>
        </w:rPr>
        <w:t>【说明】</w:t>
      </w:r>
      <w:r w:rsidRPr="001A36D6">
        <w:rPr>
          <w:rFonts w:ascii="FangSong" w:eastAsia="FangSong" w:hAnsi="FangSong"/>
          <w:rPrChange w:id="1081" w:author="妺晗 李" w:date="2026-04-07T18:45:00Z" w16du:dateUtc="2026-04-07T10:45:00Z">
            <w:rPr/>
          </w:rPrChange>
        </w:rPr>
        <w:t xml:space="preserve"> </w:t>
      </w:r>
      <w:r w:rsidRPr="001A36D6">
        <w:rPr>
          <w:rFonts w:ascii="FangSong" w:eastAsia="FangSong" w:hAnsi="FangSong" w:hint="eastAsia"/>
          <w:rPrChange w:id="1082" w:author="妺晗 李" w:date="2026-04-07T18:45:00Z" w16du:dateUtc="2026-04-07T10:45:00Z">
            <w:rPr>
              <w:rFonts w:hint="eastAsia"/>
            </w:rPr>
          </w:rPrChange>
        </w:rPr>
        <w:t>包括如何突破现有研究难点，提出创新的理论视角或实践应用或技术改进等，以体现本研究独特的学术贡献与创新价值。限</w:t>
      </w:r>
      <w:r w:rsidRPr="001A36D6">
        <w:rPr>
          <w:rFonts w:ascii="FangSong" w:eastAsia="FangSong" w:hAnsi="FangSong"/>
          <w:rPrChange w:id="1083" w:author="妺晗 李" w:date="2026-04-07T18:45:00Z" w16du:dateUtc="2026-04-07T10:45:00Z">
            <w:rPr/>
          </w:rPrChange>
        </w:rPr>
        <w:t>1000</w:t>
      </w:r>
      <w:r w:rsidRPr="001A36D6">
        <w:rPr>
          <w:rFonts w:ascii="FangSong" w:eastAsia="FangSong" w:hAnsi="FangSong" w:hint="eastAsia"/>
          <w:rPrChange w:id="1084" w:author="妺晗 李" w:date="2026-04-07T18:45:00Z" w16du:dateUtc="2026-04-07T10:45:00Z">
            <w:rPr>
              <w:rFonts w:hint="eastAsia"/>
            </w:rPr>
          </w:rPrChange>
        </w:rPr>
        <w:t>字，含标点符号。</w:t>
      </w:r>
    </w:p>
    <w:p w14:paraId="4E7D19BB" w14:textId="77777777" w:rsidR="005D3173" w:rsidRPr="001A36D6" w:rsidRDefault="009030FF">
      <w:pPr>
        <w:ind w:firstLineChars="200" w:firstLine="480"/>
        <w:rPr>
          <w:rFonts w:ascii="FangSong" w:eastAsia="FangSong" w:hAnsi="FangSong"/>
          <w:rPrChange w:id="1085" w:author="妺晗 李" w:date="2026-04-07T18:45:00Z" w16du:dateUtc="2026-04-07T10:45:00Z">
            <w:rPr/>
          </w:rPrChange>
        </w:rPr>
        <w:pPrChange w:id="1086" w:author="妺晗 李" w:date="2026-04-07T18:55:00Z" w16du:dateUtc="2026-04-07T10:55:00Z">
          <w:pPr/>
        </w:pPrChange>
      </w:pPr>
      <w:r w:rsidRPr="001A36D6">
        <w:rPr>
          <w:rFonts w:ascii="FangSong" w:eastAsia="FangSong" w:hAnsi="FangSong" w:hint="eastAsia"/>
          <w:rPrChange w:id="1087" w:author="妺晗 李" w:date="2026-04-07T18:45:00Z" w16du:dateUtc="2026-04-07T10:45:00Z">
            <w:rPr>
              <w:rFonts w:hint="eastAsia"/>
            </w:rPr>
          </w:rPrChange>
        </w:rPr>
        <w:t>本项目的特色与创新主要体现在以下三个方面。</w:t>
      </w:r>
    </w:p>
    <w:p w14:paraId="3050ED35" w14:textId="77777777" w:rsidR="005D3173" w:rsidRPr="001A36D6" w:rsidRDefault="009030FF">
      <w:pPr>
        <w:ind w:firstLineChars="200" w:firstLine="480"/>
        <w:rPr>
          <w:rFonts w:ascii="FangSong" w:eastAsia="FangSong" w:hAnsi="FangSong"/>
          <w:rPrChange w:id="1088" w:author="妺晗 李" w:date="2026-04-07T18:45:00Z" w16du:dateUtc="2026-04-07T10:45:00Z">
            <w:rPr/>
          </w:rPrChange>
        </w:rPr>
        <w:pPrChange w:id="1089" w:author="妺晗 李" w:date="2026-04-07T18:55:00Z" w16du:dateUtc="2026-04-07T10:55:00Z">
          <w:pPr/>
        </w:pPrChange>
      </w:pPr>
      <w:r w:rsidRPr="001A36D6">
        <w:rPr>
          <w:rFonts w:ascii="FangSong" w:eastAsia="FangSong" w:hAnsi="FangSong" w:hint="eastAsia"/>
          <w:rPrChange w:id="1090" w:author="妺晗 李" w:date="2026-04-07T18:45:00Z" w16du:dateUtc="2026-04-07T10:45:00Z">
            <w:rPr>
              <w:rFonts w:hint="eastAsia"/>
            </w:rPr>
          </w:rPrChange>
        </w:rPr>
        <w:t>第一，从对象知识整理转向过程性知识整理。现有关于二王的研究与古籍数字化实践，多能告诉研究者</w:t>
      </w:r>
      <w:r w:rsidRPr="001A36D6">
        <w:rPr>
          <w:rFonts w:ascii="FangSong" w:eastAsia="FangSong" w:hAnsi="FangSong"/>
          <w:rPrChange w:id="1091" w:author="妺晗 李" w:date="2026-04-07T18:45:00Z" w16du:dateUtc="2026-04-07T10:45:00Z">
            <w:rPr/>
          </w:rPrChange>
        </w:rPr>
        <w:t>“</w:t>
      </w:r>
      <w:r w:rsidRPr="001A36D6">
        <w:rPr>
          <w:rFonts w:ascii="FangSong" w:eastAsia="FangSong" w:hAnsi="FangSong" w:hint="eastAsia"/>
          <w:rPrChange w:id="1092" w:author="妺晗 李" w:date="2026-04-07T18:45:00Z" w16du:dateUtc="2026-04-07T10:45:00Z">
            <w:rPr>
              <w:rFonts w:hint="eastAsia"/>
            </w:rPr>
          </w:rPrChange>
        </w:rPr>
        <w:t>二王说了什么</w:t>
      </w:r>
      <w:r w:rsidRPr="001A36D6">
        <w:rPr>
          <w:rFonts w:ascii="FangSong" w:eastAsia="FangSong" w:hAnsi="FangSong"/>
          <w:rPrChange w:id="1093" w:author="妺晗 李" w:date="2026-04-07T18:45:00Z" w16du:dateUtc="2026-04-07T10:45:00Z">
            <w:rPr/>
          </w:rPrChange>
        </w:rPr>
        <w:t>”</w:t>
      </w:r>
      <w:r w:rsidRPr="001A36D6">
        <w:rPr>
          <w:rFonts w:ascii="FangSong" w:eastAsia="FangSong" w:hAnsi="FangSong" w:hint="eastAsia"/>
          <w:rPrChange w:id="1094" w:author="妺晗 李" w:date="2026-04-07T18:45:00Z" w16du:dateUtc="2026-04-07T10:45:00Z">
            <w:rPr>
              <w:rFonts w:hint="eastAsia"/>
            </w:rPr>
          </w:rPrChange>
        </w:rPr>
        <w:t>，却较少稳定回答</w:t>
      </w:r>
      <w:r w:rsidRPr="001A36D6">
        <w:rPr>
          <w:rFonts w:ascii="FangSong" w:eastAsia="FangSong" w:hAnsi="FangSong"/>
          <w:rPrChange w:id="1095" w:author="妺晗 李" w:date="2026-04-07T18:45:00Z" w16du:dateUtc="2026-04-07T10:45:00Z">
            <w:rPr/>
          </w:rPrChange>
        </w:rPr>
        <w:t>“</w:t>
      </w:r>
      <w:r w:rsidRPr="001A36D6">
        <w:rPr>
          <w:rFonts w:ascii="FangSong" w:eastAsia="FangSong" w:hAnsi="FangSong" w:hint="eastAsia"/>
          <w:rPrChange w:id="1096" w:author="妺晗 李" w:date="2026-04-07T18:45:00Z" w16du:dateUtc="2026-04-07T10:45:00Z">
            <w:rPr>
              <w:rFonts w:hint="eastAsia"/>
            </w:rPr>
          </w:rPrChange>
        </w:rPr>
        <w:t>二王怎样做出判断</w:t>
      </w:r>
      <w:r w:rsidRPr="001A36D6">
        <w:rPr>
          <w:rFonts w:ascii="FangSong" w:eastAsia="FangSong" w:hAnsi="FangSong"/>
          <w:rPrChange w:id="1097" w:author="妺晗 李" w:date="2026-04-07T18:45:00Z" w16du:dateUtc="2026-04-07T10:45:00Z">
            <w:rPr/>
          </w:rPrChange>
        </w:rPr>
        <w:t>”</w:t>
      </w:r>
      <w:r w:rsidRPr="001A36D6">
        <w:rPr>
          <w:rFonts w:ascii="FangSong" w:eastAsia="FangSong" w:hAnsi="FangSong" w:hint="eastAsia"/>
          <w:rPrChange w:id="1098" w:author="妺晗 李" w:date="2026-04-07T18:45:00Z" w16du:dateUtc="2026-04-07T10:45:00Z">
            <w:rPr>
              <w:rFonts w:hint="eastAsia"/>
            </w:rPr>
          </w:rPrChange>
        </w:rPr>
        <w:t>。本项目不满足于保存释读结论，而是围绕高邮二王考据过程知识库的构建，尝试把单条案例中的发疑、预设、取证、释理、结论五个环节拆解出来，使传统考据过程第一次能够作为一个完整对象进入结构化整理与展示。</w:t>
      </w:r>
    </w:p>
    <w:p w14:paraId="2BA8CEAA" w14:textId="77777777" w:rsidR="005D3173" w:rsidRPr="001A36D6" w:rsidRDefault="009030FF">
      <w:pPr>
        <w:ind w:firstLineChars="200" w:firstLine="480"/>
        <w:rPr>
          <w:rFonts w:ascii="FangSong" w:eastAsia="FangSong" w:hAnsi="FangSong"/>
          <w:rPrChange w:id="1099" w:author="妺晗 李" w:date="2026-04-07T18:45:00Z" w16du:dateUtc="2026-04-07T10:45:00Z">
            <w:rPr/>
          </w:rPrChange>
        </w:rPr>
        <w:pPrChange w:id="1100" w:author="妺晗 李" w:date="2026-04-07T18:55:00Z" w16du:dateUtc="2026-04-07T10:55:00Z">
          <w:pPr/>
        </w:pPrChange>
      </w:pPr>
      <w:r w:rsidRPr="001A36D6">
        <w:rPr>
          <w:rFonts w:ascii="FangSong" w:eastAsia="FangSong" w:hAnsi="FangSong" w:hint="eastAsia"/>
          <w:rPrChange w:id="1101" w:author="妺晗 李" w:date="2026-04-07T18:45:00Z" w16du:dateUtc="2026-04-07T10:45:00Z">
            <w:rPr>
              <w:rFonts w:hint="eastAsia"/>
            </w:rPr>
          </w:rPrChange>
        </w:rPr>
        <w:t>第二，从孤例阅读转向可比较的方法归纳。本项目并非对零散考据材料进行简单汇集，而是围绕讹字、通假、因声求义、联绵词、虚词释读、句法辨析等典型问题建立案例组，比较二王在不同类型疑难中的用证顺序、判断路径与论证结构。这样做的结果，不只是增加检索入口，而是让以往分散的考据经验能够并排阅读和讨论，从而为方法归纳、课堂教学和专题研究提供新的材料基础。</w:t>
      </w:r>
    </w:p>
    <w:p w14:paraId="060D2362" w14:textId="77777777" w:rsidR="005D3173" w:rsidRDefault="009030FF">
      <w:pPr>
        <w:ind w:firstLineChars="200" w:firstLine="480"/>
        <w:rPr>
          <w:ins w:id="1102" w:author="31572" w:date="2026-04-08T02:36:00Z" w16du:dateUtc="2026-04-07T18:36:00Z"/>
          <w:rFonts w:ascii="FangSong" w:eastAsia="FangSong" w:hAnsi="FangSong"/>
        </w:rPr>
      </w:pPr>
      <w:r w:rsidRPr="001A36D6">
        <w:rPr>
          <w:rFonts w:ascii="FangSong" w:eastAsia="FangSong" w:hAnsi="FangSong" w:hint="eastAsia"/>
          <w:rPrChange w:id="1103" w:author="妺晗 李" w:date="2026-04-07T18:45:00Z" w16du:dateUtc="2026-04-07T10:45:00Z">
            <w:rPr>
              <w:rFonts w:hint="eastAsia"/>
            </w:rPr>
          </w:rPrChange>
        </w:rPr>
        <w:t>第三，从个人阅读辅助转向协作型专题资源建设。项目当前采用的最小必要数据库，把著作、文本片段、词条、案例、证据作为核心对象，其重点不是追求结构复杂，而是保证</w:t>
      </w:r>
      <w:r w:rsidRPr="001A36D6">
        <w:rPr>
          <w:rFonts w:ascii="FangSong" w:eastAsia="FangSong" w:hAnsi="FangSong"/>
          <w:rPrChange w:id="1104" w:author="妺晗 李" w:date="2026-04-07T18:45:00Z" w16du:dateUtc="2026-04-07T10:45:00Z">
            <w:rPr/>
          </w:rPrChange>
        </w:rPr>
        <w:t>“</w:t>
      </w:r>
      <w:r w:rsidRPr="001A36D6">
        <w:rPr>
          <w:rFonts w:ascii="FangSong" w:eastAsia="FangSong" w:hAnsi="FangSong" w:hint="eastAsia"/>
          <w:rPrChange w:id="1105" w:author="妺晗 李" w:date="2026-04-07T18:45:00Z" w16du:dateUtc="2026-04-07T10:45:00Z">
            <w:rPr>
              <w:rFonts w:hint="eastAsia"/>
            </w:rPr>
          </w:rPrChange>
        </w:rPr>
        <w:t>讨论了什么原文、如何展开论证、用了哪些证据、得出什么结论</w:t>
      </w:r>
      <w:r w:rsidRPr="001A36D6">
        <w:rPr>
          <w:rFonts w:ascii="FangSong" w:eastAsia="FangSong" w:hAnsi="FangSong"/>
          <w:rPrChange w:id="1106" w:author="妺晗 李" w:date="2026-04-07T18:45:00Z" w16du:dateUtc="2026-04-07T10:45:00Z">
            <w:rPr/>
          </w:rPrChange>
        </w:rPr>
        <w:t>”</w:t>
      </w:r>
      <w:r w:rsidRPr="001A36D6">
        <w:rPr>
          <w:rFonts w:ascii="FangSong" w:eastAsia="FangSong" w:hAnsi="FangSong" w:hint="eastAsia"/>
          <w:rPrChange w:id="1107" w:author="妺晗 李" w:date="2026-04-07T18:45:00Z" w16du:dateUtc="2026-04-07T10:45:00Z">
            <w:rPr>
              <w:rFonts w:hint="eastAsia"/>
            </w:rPr>
          </w:rPrChange>
        </w:rPr>
        <w:t>能够被清楚表达，并通过演示原型支持双向检索与证据链回看。对研究者而言，它能减少重复检索；对教学而言，它能把</w:t>
      </w:r>
      <w:r w:rsidRPr="001A36D6">
        <w:rPr>
          <w:rFonts w:ascii="FangSong" w:eastAsia="FangSong" w:hAnsi="FangSong"/>
          <w:rPrChange w:id="1108" w:author="妺晗 李" w:date="2026-04-07T18:45:00Z" w16du:dateUtc="2026-04-07T10:45:00Z">
            <w:rPr/>
          </w:rPrChange>
        </w:rPr>
        <w:t>“</w:t>
      </w:r>
      <w:r w:rsidRPr="001A36D6">
        <w:rPr>
          <w:rFonts w:ascii="FangSong" w:eastAsia="FangSong" w:hAnsi="FangSong" w:hint="eastAsia"/>
          <w:rPrChange w:id="1109" w:author="妺晗 李" w:date="2026-04-07T18:45:00Z" w16du:dateUtc="2026-04-07T10:45:00Z">
            <w:rPr>
              <w:rFonts w:hint="eastAsia"/>
            </w:rPr>
          </w:rPrChange>
        </w:rPr>
        <w:t>怎么读懂一条考据</w:t>
      </w:r>
      <w:r w:rsidRPr="001A36D6">
        <w:rPr>
          <w:rFonts w:ascii="FangSong" w:eastAsia="FangSong" w:hAnsi="FangSong"/>
          <w:rPrChange w:id="1110" w:author="妺晗 李" w:date="2026-04-07T18:45:00Z" w16du:dateUtc="2026-04-07T10:45:00Z">
            <w:rPr/>
          </w:rPrChange>
        </w:rPr>
        <w:t>”</w:t>
      </w:r>
      <w:r w:rsidRPr="001A36D6">
        <w:rPr>
          <w:rFonts w:ascii="FangSong" w:eastAsia="FangSong" w:hAnsi="FangSong" w:hint="eastAsia"/>
          <w:rPrChange w:id="1111" w:author="妺晗 李" w:date="2026-04-07T18:45:00Z" w16du:dateUtc="2026-04-07T10:45:00Z">
            <w:rPr>
              <w:rFonts w:hint="eastAsia"/>
            </w:rPr>
          </w:rPrChange>
        </w:rPr>
        <w:t>拆给学生看；对后续同类专题建设而言，它也能提供一套较为清楚的案例整理、标注与展示方法。</w:t>
      </w:r>
    </w:p>
    <w:p w14:paraId="5C2CEA9C" w14:textId="6F51F0FA" w:rsidR="001E638B" w:rsidRPr="001A36D6" w:rsidRDefault="001E638B" w:rsidP="001E638B">
      <w:pPr>
        <w:ind w:firstLineChars="200" w:firstLine="480"/>
        <w:rPr>
          <w:rFonts w:ascii="FangSong" w:eastAsia="FangSong" w:hAnsi="FangSong" w:hint="eastAsia"/>
          <w:rPrChange w:id="1112" w:author="妺晗 李" w:date="2026-04-07T18:45:00Z" w16du:dateUtc="2026-04-07T10:45:00Z">
            <w:rPr/>
          </w:rPrChange>
        </w:rPr>
        <w:pPrChange w:id="1113" w:author="31572" w:date="2026-04-08T02:36:00Z" w16du:dateUtc="2026-04-07T18:36:00Z">
          <w:pPr/>
        </w:pPrChange>
      </w:pPr>
      <w:ins w:id="1114" w:author="31572" w:date="2026-04-08T02:36:00Z" w16du:dateUtc="2026-04-07T18:36:00Z">
        <w:r w:rsidRPr="001E638B">
          <w:rPr>
            <w:rFonts w:ascii="FangSong" w:eastAsia="FangSong" w:hAnsi="FangSong" w:hint="eastAsia"/>
          </w:rPr>
          <w:t>第四，在人工拆解样本基础上探索人工智能辅助分析。本项目不把人工智能作为替代学术判断的黑箱工具，而是在人工拆解结果较稳定的前提下，探索其在相似案例召回、证据片段匹配、五环节结构草拟和术语归类建议等环节中的辅助作用。最终判断、术语审核和结论确认仍以人工复核为准。</w:t>
        </w:r>
      </w:ins>
    </w:p>
    <w:p w14:paraId="41130EFD" w14:textId="77777777" w:rsidR="005D3173" w:rsidRPr="001A36D6" w:rsidRDefault="009030FF">
      <w:pPr>
        <w:pStyle w:val="2"/>
        <w:rPr>
          <w:rFonts w:ascii="FangSong" w:eastAsia="FangSong" w:hAnsi="FangSong"/>
          <w:rPrChange w:id="1115" w:author="妺晗 李" w:date="2026-04-07T18:45:00Z" w16du:dateUtc="2026-04-07T10:45:00Z">
            <w:rPr/>
          </w:rPrChange>
        </w:rPr>
      </w:pPr>
      <w:r w:rsidRPr="001A36D6">
        <w:rPr>
          <w:rFonts w:ascii="FangSong" w:eastAsia="FangSong" w:hAnsi="FangSong" w:hint="eastAsia"/>
          <w:rPrChange w:id="1116" w:author="妺晗 李" w:date="2026-04-07T18:45:00Z" w16du:dateUtc="2026-04-07T10:45:00Z">
            <w:rPr>
              <w:rFonts w:hint="eastAsia"/>
            </w:rPr>
          </w:rPrChange>
        </w:rPr>
        <w:t>六、项目经费预算</w:t>
      </w:r>
    </w:p>
    <w:p w14:paraId="1332D615" w14:textId="77777777" w:rsidR="005D3173" w:rsidRPr="001A36D6" w:rsidRDefault="009030FF">
      <w:pPr>
        <w:pStyle w:val="FirstParagraph"/>
        <w:rPr>
          <w:rFonts w:ascii="FangSong" w:eastAsia="FangSong" w:hAnsi="FangSong"/>
          <w:rPrChange w:id="1117" w:author="妺晗 李" w:date="2026-04-07T18:45:00Z" w16du:dateUtc="2026-04-07T10:45:00Z">
            <w:rPr/>
          </w:rPrChange>
        </w:rPr>
      </w:pPr>
      <w:r w:rsidRPr="001A36D6">
        <w:rPr>
          <w:rFonts w:ascii="FangSong" w:eastAsia="FangSong" w:hAnsi="FangSong" w:hint="eastAsia"/>
          <w:rPrChange w:id="1118" w:author="妺晗 李" w:date="2026-04-07T18:45:00Z" w16du:dateUtc="2026-04-07T10:45:00Z">
            <w:rPr>
              <w:rFonts w:hint="eastAsia"/>
            </w:rPr>
          </w:rPrChange>
        </w:rPr>
        <w:t>【说明】</w:t>
      </w:r>
      <w:r w:rsidRPr="001A36D6">
        <w:rPr>
          <w:rFonts w:ascii="FangSong" w:eastAsia="FangSong" w:hAnsi="FangSong"/>
          <w:rPrChange w:id="1119" w:author="妺晗 李" w:date="2026-04-07T18:45:00Z" w16du:dateUtc="2026-04-07T10:45:00Z">
            <w:rPr/>
          </w:rPrChange>
        </w:rPr>
        <w:t xml:space="preserve"> </w:t>
      </w:r>
      <w:r w:rsidRPr="001A36D6">
        <w:rPr>
          <w:rFonts w:ascii="FangSong" w:eastAsia="FangSong" w:hAnsi="FangSong" w:hint="eastAsia"/>
          <w:rPrChange w:id="1120" w:author="妺晗 李" w:date="2026-04-07T18:45:00Z" w16du:dateUtc="2026-04-07T10:45:00Z">
            <w:rPr>
              <w:rFonts w:hint="eastAsia"/>
            </w:rPr>
          </w:rPrChange>
        </w:rPr>
        <w:t>包括大致支出科目、金额、计算明细和必要性。限</w:t>
      </w:r>
      <w:r w:rsidRPr="001A36D6">
        <w:rPr>
          <w:rFonts w:ascii="FangSong" w:eastAsia="FangSong" w:hAnsi="FangSong"/>
          <w:rPrChange w:id="1121" w:author="妺晗 李" w:date="2026-04-07T18:45:00Z" w16du:dateUtc="2026-04-07T10:45:00Z">
            <w:rPr/>
          </w:rPrChange>
        </w:rPr>
        <w:t>800</w:t>
      </w:r>
      <w:r w:rsidRPr="001A36D6">
        <w:rPr>
          <w:rFonts w:ascii="FangSong" w:eastAsia="FangSong" w:hAnsi="FangSong" w:hint="eastAsia"/>
          <w:rPrChange w:id="1122" w:author="妺晗 李" w:date="2026-04-07T18:45:00Z" w16du:dateUtc="2026-04-07T10:45:00Z">
            <w:rPr>
              <w:rFonts w:hint="eastAsia"/>
            </w:rPr>
          </w:rPrChange>
        </w:rPr>
        <w:t>字，含标点符号。</w:t>
      </w:r>
    </w:p>
    <w:p w14:paraId="204B92C3" w14:textId="77777777" w:rsidR="005D3173" w:rsidRPr="001A36D6" w:rsidRDefault="009030FF">
      <w:pPr>
        <w:pStyle w:val="a5"/>
        <w:ind w:firstLineChars="200" w:firstLine="480"/>
        <w:rPr>
          <w:rFonts w:ascii="FangSong" w:eastAsia="FangSong" w:hAnsi="FangSong"/>
          <w:rPrChange w:id="1123" w:author="妺晗 李" w:date="2026-04-07T18:45:00Z" w16du:dateUtc="2026-04-07T10:45:00Z">
            <w:rPr/>
          </w:rPrChange>
        </w:rPr>
        <w:pPrChange w:id="1124" w:author="妺晗 李" w:date="2026-04-07T18:55:00Z" w16du:dateUtc="2026-04-07T10:55:00Z">
          <w:pPr>
            <w:pStyle w:val="a5"/>
          </w:pPr>
        </w:pPrChange>
      </w:pPr>
      <w:r w:rsidRPr="001A36D6">
        <w:rPr>
          <w:rFonts w:ascii="FangSong" w:eastAsia="FangSong" w:hAnsi="FangSong" w:hint="eastAsia"/>
          <w:rPrChange w:id="1125" w:author="妺晗 李" w:date="2026-04-07T18:45:00Z" w16du:dateUtc="2026-04-07T10:45:00Z">
            <w:rPr>
              <w:rFonts w:hint="eastAsia"/>
            </w:rPr>
          </w:rPrChange>
        </w:rPr>
        <w:t>本项目坚持经费使用从简、围绕研究核心支出的原则，预算拟作如下安排：</w:t>
      </w:r>
    </w:p>
    <w:p w14:paraId="0E49FFFC" w14:textId="77777777" w:rsidR="005D3173" w:rsidRPr="001A36D6" w:rsidRDefault="009030FF">
      <w:pPr>
        <w:ind w:firstLineChars="200" w:firstLine="480"/>
        <w:rPr>
          <w:rFonts w:ascii="FangSong" w:eastAsia="FangSong" w:hAnsi="FangSong"/>
          <w:rPrChange w:id="1126" w:author="妺晗 李" w:date="2026-04-07T18:45:00Z" w16du:dateUtc="2026-04-07T10:45:00Z">
            <w:rPr/>
          </w:rPrChange>
        </w:rPr>
        <w:pPrChange w:id="1127" w:author="妺晗 李" w:date="2026-04-07T18:55:00Z" w16du:dateUtc="2026-04-07T10:55:00Z">
          <w:pPr/>
        </w:pPrChange>
      </w:pPr>
      <w:r w:rsidRPr="001A36D6">
        <w:rPr>
          <w:rFonts w:ascii="FangSong" w:eastAsia="FangSong" w:hAnsi="FangSong"/>
          <w:rPrChange w:id="1128" w:author="妺晗 李" w:date="2026-04-07T18:45:00Z" w16du:dateUtc="2026-04-07T10:45:00Z">
            <w:rPr/>
          </w:rPrChange>
        </w:rPr>
        <w:t xml:space="preserve">1. </w:t>
      </w:r>
      <w:r w:rsidRPr="001A36D6">
        <w:rPr>
          <w:rFonts w:ascii="FangSong" w:eastAsia="FangSong" w:hAnsi="FangSong" w:hint="eastAsia"/>
          <w:rPrChange w:id="1129" w:author="妺晗 李" w:date="2026-04-07T18:45:00Z" w16du:dateUtc="2026-04-07T10:45:00Z">
            <w:rPr>
              <w:rFonts w:hint="eastAsia"/>
            </w:rPr>
          </w:rPrChange>
        </w:rPr>
        <w:t>劳务费：</w:t>
      </w:r>
      <w:r w:rsidRPr="001A36D6">
        <w:rPr>
          <w:rFonts w:ascii="FangSong" w:eastAsia="FangSong" w:hAnsi="FangSong"/>
          <w:rPrChange w:id="1130" w:author="妺晗 李" w:date="2026-04-07T18:45:00Z" w16du:dateUtc="2026-04-07T10:45:00Z">
            <w:rPr/>
          </w:rPrChange>
        </w:rPr>
        <w:t>1200</w:t>
      </w:r>
      <w:r w:rsidRPr="001A36D6">
        <w:rPr>
          <w:rFonts w:ascii="FangSong" w:eastAsia="FangSong" w:hAnsi="FangSong" w:hint="eastAsia"/>
          <w:rPrChange w:id="1131" w:author="妺晗 李" w:date="2026-04-07T18:45:00Z" w16du:dateUtc="2026-04-07T10:45:00Z">
            <w:rPr>
              <w:rFonts w:hint="eastAsia"/>
            </w:rPr>
          </w:rPrChange>
        </w:rPr>
        <w:t>元。主要用于古籍材料整理、基础录入、文本校核与数据标注等工作中的必要劳务支出，保障案例整理与数据清洗能够持续推进。</w:t>
      </w:r>
    </w:p>
    <w:p w14:paraId="47EE226A" w14:textId="77777777" w:rsidR="005D3173" w:rsidRPr="001A36D6" w:rsidRDefault="009030FF">
      <w:pPr>
        <w:ind w:firstLineChars="200" w:firstLine="480"/>
        <w:rPr>
          <w:rFonts w:ascii="FangSong" w:eastAsia="FangSong" w:hAnsi="FangSong"/>
          <w:rPrChange w:id="1132" w:author="妺晗 李" w:date="2026-04-07T18:45:00Z" w16du:dateUtc="2026-04-07T10:45:00Z">
            <w:rPr/>
          </w:rPrChange>
        </w:rPr>
        <w:pPrChange w:id="1133" w:author="妺晗 李" w:date="2026-04-07T18:55:00Z" w16du:dateUtc="2026-04-07T10:55:00Z">
          <w:pPr/>
        </w:pPrChange>
      </w:pPr>
      <w:r w:rsidRPr="001A36D6">
        <w:rPr>
          <w:rFonts w:ascii="FangSong" w:eastAsia="FangSong" w:hAnsi="FangSong"/>
          <w:rPrChange w:id="1134" w:author="妺晗 李" w:date="2026-04-07T18:45:00Z" w16du:dateUtc="2026-04-07T10:45:00Z">
            <w:rPr/>
          </w:rPrChange>
        </w:rPr>
        <w:t xml:space="preserve">2. </w:t>
      </w:r>
      <w:r w:rsidRPr="001A36D6">
        <w:rPr>
          <w:rFonts w:ascii="FangSong" w:eastAsia="FangSong" w:hAnsi="FangSong" w:hint="eastAsia"/>
          <w:rPrChange w:id="1135" w:author="妺晗 李" w:date="2026-04-07T18:45:00Z" w16du:dateUtc="2026-04-07T10:45:00Z">
            <w:rPr>
              <w:rFonts w:hint="eastAsia"/>
            </w:rPr>
          </w:rPrChange>
        </w:rPr>
        <w:t>信息服务类：</w:t>
      </w:r>
      <w:r w:rsidRPr="001A36D6">
        <w:rPr>
          <w:rFonts w:ascii="FangSong" w:eastAsia="FangSong" w:hAnsi="FangSong"/>
          <w:rPrChange w:id="1136" w:author="妺晗 李" w:date="2026-04-07T18:45:00Z" w16du:dateUtc="2026-04-07T10:45:00Z">
            <w:rPr/>
          </w:rPrChange>
        </w:rPr>
        <w:t>1200</w:t>
      </w:r>
      <w:r w:rsidRPr="001A36D6">
        <w:rPr>
          <w:rFonts w:ascii="FangSong" w:eastAsia="FangSong" w:hAnsi="FangSong" w:hint="eastAsia"/>
          <w:rPrChange w:id="1137" w:author="妺晗 李" w:date="2026-04-07T18:45:00Z" w16du:dateUtc="2026-04-07T10:45:00Z">
            <w:rPr>
              <w:rFonts w:hint="eastAsia"/>
            </w:rPr>
          </w:rPrChange>
        </w:rPr>
        <w:t>元。主要用于云服务器、云存储、文档协同与按需</w:t>
      </w:r>
      <w:r w:rsidRPr="001A36D6">
        <w:rPr>
          <w:rFonts w:ascii="FangSong" w:eastAsia="FangSong" w:hAnsi="FangSong"/>
          <w:rPrChange w:id="1138" w:author="妺晗 李" w:date="2026-04-07T18:45:00Z" w16du:dateUtc="2026-04-07T10:45:00Z">
            <w:rPr/>
          </w:rPrChange>
        </w:rPr>
        <w:t xml:space="preserve"> OCR </w:t>
      </w:r>
      <w:r w:rsidRPr="001A36D6">
        <w:rPr>
          <w:rFonts w:ascii="FangSong" w:eastAsia="FangSong" w:hAnsi="FangSong" w:hint="eastAsia"/>
          <w:rPrChange w:id="1139" w:author="妺晗 李" w:date="2026-04-07T18:45:00Z" w16du:dateUtc="2026-04-07T10:45:00Z">
            <w:rPr>
              <w:rFonts w:hint="eastAsia"/>
            </w:rPr>
          </w:rPrChange>
        </w:rPr>
        <w:t>服务等基础信息服务，保障知识库原型运行、数据备份和多人协作。</w:t>
      </w:r>
    </w:p>
    <w:p w14:paraId="15AB1B5F" w14:textId="77777777" w:rsidR="005D3173" w:rsidRPr="001A36D6" w:rsidRDefault="009030FF">
      <w:pPr>
        <w:ind w:firstLineChars="200" w:firstLine="480"/>
        <w:rPr>
          <w:rFonts w:ascii="FangSong" w:eastAsia="FangSong" w:hAnsi="FangSong"/>
          <w:rPrChange w:id="1140" w:author="妺晗 李" w:date="2026-04-07T18:45:00Z" w16du:dateUtc="2026-04-07T10:45:00Z">
            <w:rPr/>
          </w:rPrChange>
        </w:rPr>
        <w:pPrChange w:id="1141" w:author="妺晗 李" w:date="2026-04-07T18:55:00Z" w16du:dateUtc="2026-04-07T10:55:00Z">
          <w:pPr/>
        </w:pPrChange>
      </w:pPr>
      <w:r w:rsidRPr="001A36D6">
        <w:rPr>
          <w:rFonts w:ascii="FangSong" w:eastAsia="FangSong" w:hAnsi="FangSong"/>
          <w:rPrChange w:id="1142" w:author="妺晗 李" w:date="2026-04-07T18:45:00Z" w16du:dateUtc="2026-04-07T10:45:00Z">
            <w:rPr/>
          </w:rPrChange>
        </w:rPr>
        <w:lastRenderedPageBreak/>
        <w:t xml:space="preserve">3. </w:t>
      </w:r>
      <w:r w:rsidRPr="001A36D6">
        <w:rPr>
          <w:rFonts w:ascii="FangSong" w:eastAsia="FangSong" w:hAnsi="FangSong" w:hint="eastAsia"/>
          <w:rPrChange w:id="1143" w:author="妺晗 李" w:date="2026-04-07T18:45:00Z" w16du:dateUtc="2026-04-07T10:45:00Z">
            <w:rPr>
              <w:rFonts w:hint="eastAsia"/>
            </w:rPr>
          </w:rPrChange>
        </w:rPr>
        <w:t>文献资料类：</w:t>
      </w:r>
      <w:r w:rsidRPr="001A36D6">
        <w:rPr>
          <w:rFonts w:ascii="FangSong" w:eastAsia="FangSong" w:hAnsi="FangSong"/>
          <w:rPrChange w:id="1144" w:author="妺晗 李" w:date="2026-04-07T18:45:00Z" w16du:dateUtc="2026-04-07T10:45:00Z">
            <w:rPr/>
          </w:rPrChange>
        </w:rPr>
        <w:t>1800</w:t>
      </w:r>
      <w:r w:rsidRPr="001A36D6">
        <w:rPr>
          <w:rFonts w:ascii="FangSong" w:eastAsia="FangSong" w:hAnsi="FangSong" w:hint="eastAsia"/>
          <w:rPrChange w:id="1145" w:author="妺晗 李" w:date="2026-04-07T18:45:00Z" w16du:dateUtc="2026-04-07T10:45:00Z">
            <w:rPr>
              <w:rFonts w:hint="eastAsia"/>
            </w:rPr>
          </w:rPrChange>
        </w:rPr>
        <w:t>元。主要用于购置与项目直接相关的工具书、影印本、必要复印扫描费及馆藏资料调阅复制费，服务于案例核校与背景材料补充。</w:t>
      </w:r>
    </w:p>
    <w:p w14:paraId="6045BD56" w14:textId="0CB14A52" w:rsidR="005D3173" w:rsidRPr="001A36D6" w:rsidRDefault="009030FF">
      <w:pPr>
        <w:ind w:firstLineChars="200" w:firstLine="480"/>
        <w:rPr>
          <w:rFonts w:ascii="FangSong" w:eastAsia="FangSong" w:hAnsi="FangSong"/>
          <w:rPrChange w:id="1146" w:author="妺晗 李" w:date="2026-04-07T18:45:00Z" w16du:dateUtc="2026-04-07T10:45:00Z">
            <w:rPr/>
          </w:rPrChange>
        </w:rPr>
        <w:pPrChange w:id="1147" w:author="妺晗 李" w:date="2026-04-07T18:55:00Z" w16du:dateUtc="2026-04-07T10:55:00Z">
          <w:pPr/>
        </w:pPrChange>
      </w:pPr>
      <w:r w:rsidRPr="001A36D6">
        <w:rPr>
          <w:rFonts w:ascii="FangSong" w:eastAsia="FangSong" w:hAnsi="FangSong"/>
          <w:rPrChange w:id="1148" w:author="妺晗 李" w:date="2026-04-07T18:45:00Z" w16du:dateUtc="2026-04-07T10:45:00Z">
            <w:rPr/>
          </w:rPrChange>
        </w:rPr>
        <w:t xml:space="preserve">4. </w:t>
      </w:r>
      <w:r w:rsidRPr="001A36D6">
        <w:rPr>
          <w:rFonts w:ascii="FangSong" w:eastAsia="FangSong" w:hAnsi="FangSong" w:hint="eastAsia"/>
          <w:rPrChange w:id="1149" w:author="妺晗 李" w:date="2026-04-07T18:45:00Z" w16du:dateUtc="2026-04-07T10:45:00Z">
            <w:rPr>
              <w:rFonts w:hint="eastAsia"/>
            </w:rPr>
          </w:rPrChange>
        </w:rPr>
        <w:t>差旅费类：</w:t>
      </w:r>
      <w:r w:rsidRPr="001A36D6">
        <w:rPr>
          <w:rFonts w:ascii="FangSong" w:eastAsia="FangSong" w:hAnsi="FangSong"/>
          <w:rPrChange w:id="1150" w:author="妺晗 李" w:date="2026-04-07T18:45:00Z" w16du:dateUtc="2026-04-07T10:45:00Z">
            <w:rPr/>
          </w:rPrChange>
        </w:rPr>
        <w:t>1000</w:t>
      </w:r>
      <w:r w:rsidRPr="001A36D6">
        <w:rPr>
          <w:rFonts w:ascii="FangSong" w:eastAsia="FangSong" w:hAnsi="FangSong" w:hint="eastAsia"/>
          <w:rPrChange w:id="1151" w:author="妺晗 李" w:date="2026-04-07T18:45:00Z" w16du:dateUtc="2026-04-07T10:45:00Z">
            <w:rPr>
              <w:rFonts w:hint="eastAsia"/>
            </w:rPr>
          </w:rPrChange>
        </w:rPr>
        <w:t>元。主要用于在京文献查阅、馆藏核对和必要学术交流活动中的市内交通与相关支出</w:t>
      </w:r>
      <w:del w:id="1152" w:author="31572" w:date="2026-04-08T02:21:00Z" w16du:dateUtc="2026-04-07T18:21:00Z">
        <w:r w:rsidRPr="001A36D6" w:rsidDel="0028749A">
          <w:rPr>
            <w:rFonts w:ascii="FangSong" w:eastAsia="FangSong" w:hAnsi="FangSong" w:hint="eastAsia"/>
            <w:rPrChange w:id="1153" w:author="妺晗 李" w:date="2026-04-07T18:45:00Z" w16du:dateUtc="2026-04-07T10:45:00Z">
              <w:rPr>
                <w:rFonts w:hint="eastAsia"/>
              </w:rPr>
            </w:rPrChange>
          </w:rPr>
          <w:delText>，不作远距离调研铺张安排</w:delText>
        </w:r>
      </w:del>
      <w:r w:rsidRPr="001A36D6">
        <w:rPr>
          <w:rFonts w:ascii="FangSong" w:eastAsia="FangSong" w:hAnsi="FangSong" w:hint="eastAsia"/>
          <w:rPrChange w:id="1154" w:author="妺晗 李" w:date="2026-04-07T18:45:00Z" w16du:dateUtc="2026-04-07T10:45:00Z">
            <w:rPr>
              <w:rFonts w:hint="eastAsia"/>
            </w:rPr>
          </w:rPrChange>
        </w:rPr>
        <w:t>。</w:t>
      </w:r>
    </w:p>
    <w:p w14:paraId="6E7D846D" w14:textId="77777777" w:rsidR="005D3173" w:rsidRPr="001A36D6" w:rsidRDefault="009030FF">
      <w:pPr>
        <w:ind w:firstLineChars="200" w:firstLine="480"/>
        <w:rPr>
          <w:rFonts w:ascii="FangSong" w:eastAsia="FangSong" w:hAnsi="FangSong"/>
          <w:rPrChange w:id="1155" w:author="妺晗 李" w:date="2026-04-07T18:45:00Z" w16du:dateUtc="2026-04-07T10:45:00Z">
            <w:rPr/>
          </w:rPrChange>
        </w:rPr>
        <w:pPrChange w:id="1156" w:author="妺晗 李" w:date="2026-04-07T18:55:00Z" w16du:dateUtc="2026-04-07T10:55:00Z">
          <w:pPr/>
        </w:pPrChange>
      </w:pPr>
      <w:r w:rsidRPr="001A36D6">
        <w:rPr>
          <w:rFonts w:ascii="FangSong" w:eastAsia="FangSong" w:hAnsi="FangSong"/>
          <w:rPrChange w:id="1157" w:author="妺晗 李" w:date="2026-04-07T18:45:00Z" w16du:dateUtc="2026-04-07T10:45:00Z">
            <w:rPr/>
          </w:rPrChange>
        </w:rPr>
        <w:t xml:space="preserve">5. </w:t>
      </w:r>
      <w:r w:rsidRPr="001A36D6">
        <w:rPr>
          <w:rFonts w:ascii="FangSong" w:eastAsia="FangSong" w:hAnsi="FangSong" w:hint="eastAsia"/>
          <w:rPrChange w:id="1158" w:author="妺晗 李" w:date="2026-04-07T18:45:00Z" w16du:dateUtc="2026-04-07T10:45:00Z">
            <w:rPr>
              <w:rFonts w:hint="eastAsia"/>
            </w:rPr>
          </w:rPrChange>
        </w:rPr>
        <w:t>组织类：</w:t>
      </w:r>
      <w:r w:rsidRPr="001A36D6">
        <w:rPr>
          <w:rFonts w:ascii="FangSong" w:eastAsia="FangSong" w:hAnsi="FangSong"/>
          <w:rPrChange w:id="1159" w:author="妺晗 李" w:date="2026-04-07T18:45:00Z" w16du:dateUtc="2026-04-07T10:45:00Z">
            <w:rPr/>
          </w:rPrChange>
        </w:rPr>
        <w:t>600</w:t>
      </w:r>
      <w:r w:rsidRPr="001A36D6">
        <w:rPr>
          <w:rFonts w:ascii="FangSong" w:eastAsia="FangSong" w:hAnsi="FangSong" w:hint="eastAsia"/>
          <w:rPrChange w:id="1160" w:author="妺晗 李" w:date="2026-04-07T18:45:00Z" w16du:dateUtc="2026-04-07T10:45:00Z">
            <w:rPr>
              <w:rFonts w:hint="eastAsia"/>
            </w:rPr>
          </w:rPrChange>
        </w:rPr>
        <w:t>元。主要用于资料打印、文本装订、阶段性汇报材料制作和小范围讨论所需的基础物料。</w:t>
      </w:r>
    </w:p>
    <w:p w14:paraId="604E30EC" w14:textId="77777777" w:rsidR="005D3173" w:rsidRPr="001A36D6" w:rsidRDefault="009030FF">
      <w:pPr>
        <w:ind w:firstLineChars="200" w:firstLine="480"/>
        <w:rPr>
          <w:rFonts w:ascii="FangSong" w:eastAsia="FangSong" w:hAnsi="FangSong"/>
          <w:rPrChange w:id="1161" w:author="妺晗 李" w:date="2026-04-07T18:45:00Z" w16du:dateUtc="2026-04-07T10:45:00Z">
            <w:rPr/>
          </w:rPrChange>
        </w:rPr>
        <w:pPrChange w:id="1162" w:author="妺晗 李" w:date="2026-04-07T18:55:00Z" w16du:dateUtc="2026-04-07T10:55:00Z">
          <w:pPr/>
        </w:pPrChange>
      </w:pPr>
      <w:r w:rsidRPr="001A36D6">
        <w:rPr>
          <w:rFonts w:ascii="FangSong" w:eastAsia="FangSong" w:hAnsi="FangSong"/>
          <w:rPrChange w:id="1163" w:author="妺晗 李" w:date="2026-04-07T18:45:00Z" w16du:dateUtc="2026-04-07T10:45:00Z">
            <w:rPr/>
          </w:rPrChange>
        </w:rPr>
        <w:t xml:space="preserve">6. </w:t>
      </w:r>
      <w:r w:rsidRPr="001A36D6">
        <w:rPr>
          <w:rFonts w:ascii="FangSong" w:eastAsia="FangSong" w:hAnsi="FangSong" w:hint="eastAsia"/>
          <w:rPrChange w:id="1164" w:author="妺晗 李" w:date="2026-04-07T18:45:00Z" w16du:dateUtc="2026-04-07T10:45:00Z">
            <w:rPr>
              <w:rFonts w:hint="eastAsia"/>
            </w:rPr>
          </w:rPrChange>
        </w:rPr>
        <w:t>专家咨询及成果整理类：</w:t>
      </w:r>
      <w:r w:rsidRPr="001A36D6">
        <w:rPr>
          <w:rFonts w:ascii="FangSong" w:eastAsia="FangSong" w:hAnsi="FangSong"/>
          <w:rPrChange w:id="1165" w:author="妺晗 李" w:date="2026-04-07T18:45:00Z" w16du:dateUtc="2026-04-07T10:45:00Z">
            <w:rPr/>
          </w:rPrChange>
        </w:rPr>
        <w:t>1200</w:t>
      </w:r>
      <w:r w:rsidRPr="001A36D6">
        <w:rPr>
          <w:rFonts w:ascii="FangSong" w:eastAsia="FangSong" w:hAnsi="FangSong" w:hint="eastAsia"/>
          <w:rPrChange w:id="1166" w:author="妺晗 李" w:date="2026-04-07T18:45:00Z" w16du:dateUtc="2026-04-07T10:45:00Z">
            <w:rPr>
              <w:rFonts w:hint="eastAsia"/>
            </w:rPr>
          </w:rPrChange>
        </w:rPr>
        <w:t>元。主要用于邀请相关方向教师或研究者进行阶段性指导，以及结项前成果整理和规范化修改。</w:t>
      </w:r>
    </w:p>
    <w:p w14:paraId="32B7BA28" w14:textId="77777777" w:rsidR="005D3173" w:rsidRPr="001A36D6" w:rsidRDefault="009030FF">
      <w:pPr>
        <w:ind w:firstLineChars="200" w:firstLine="480"/>
        <w:rPr>
          <w:rFonts w:ascii="FangSong" w:eastAsia="FangSong" w:hAnsi="FangSong"/>
          <w:rPrChange w:id="1167" w:author="妺晗 李" w:date="2026-04-07T18:45:00Z" w16du:dateUtc="2026-04-07T10:45:00Z">
            <w:rPr/>
          </w:rPrChange>
        </w:rPr>
        <w:pPrChange w:id="1168" w:author="妺晗 李" w:date="2026-04-07T18:55:00Z" w16du:dateUtc="2026-04-07T10:55:00Z">
          <w:pPr/>
        </w:pPrChange>
      </w:pPr>
      <w:r w:rsidRPr="001A36D6">
        <w:rPr>
          <w:rFonts w:ascii="FangSong" w:eastAsia="FangSong" w:hAnsi="FangSong" w:hint="eastAsia"/>
          <w:rPrChange w:id="1169" w:author="妺晗 李" w:date="2026-04-07T18:45:00Z" w16du:dateUtc="2026-04-07T10:45:00Z">
            <w:rPr>
              <w:rFonts w:hint="eastAsia"/>
            </w:rPr>
          </w:rPrChange>
        </w:rPr>
        <w:t>以上合计</w:t>
      </w:r>
      <w:r w:rsidRPr="001A36D6">
        <w:rPr>
          <w:rFonts w:ascii="FangSong" w:eastAsia="FangSong" w:hAnsi="FangSong"/>
          <w:rPrChange w:id="1170" w:author="妺晗 李" w:date="2026-04-07T18:45:00Z" w16du:dateUtc="2026-04-07T10:45:00Z">
            <w:rPr/>
          </w:rPrChange>
        </w:rPr>
        <w:t>7000</w:t>
      </w:r>
      <w:r w:rsidRPr="001A36D6">
        <w:rPr>
          <w:rFonts w:ascii="FangSong" w:eastAsia="FangSong" w:hAnsi="FangSong" w:hint="eastAsia"/>
          <w:rPrChange w:id="1171" w:author="妺晗 李" w:date="2026-04-07T18:45:00Z" w16du:dateUtc="2026-04-07T10:45:00Z">
            <w:rPr>
              <w:rFonts w:hint="eastAsia"/>
            </w:rPr>
          </w:rPrChange>
        </w:rPr>
        <w:t>元。整体预算以文献、数据、平台与学术咨询为核心，并与</w:t>
      </w:r>
      <w:r w:rsidRPr="001A36D6">
        <w:rPr>
          <w:rFonts w:ascii="FangSong" w:eastAsia="FangSong" w:hAnsi="FangSong"/>
          <w:rPrChange w:id="1172" w:author="妺晗 李" w:date="2026-04-07T18:45:00Z" w16du:dateUtc="2026-04-07T10:45:00Z">
            <w:rPr/>
          </w:rPrChange>
        </w:rPr>
        <w:t>“</w:t>
      </w:r>
      <w:r w:rsidRPr="001A36D6">
        <w:rPr>
          <w:rFonts w:ascii="FangSong" w:eastAsia="FangSong" w:hAnsi="FangSong" w:hint="eastAsia"/>
          <w:rPrChange w:id="1173" w:author="妺晗 李" w:date="2026-04-07T18:45:00Z" w16du:dateUtc="2026-04-07T10:45:00Z">
            <w:rPr>
              <w:rFonts w:hint="eastAsia"/>
            </w:rPr>
          </w:rPrChange>
        </w:rPr>
        <w:t>材料整理</w:t>
      </w:r>
      <w:r w:rsidRPr="001A36D6">
        <w:rPr>
          <w:rFonts w:ascii="FangSong" w:eastAsia="FangSong" w:hAnsi="FangSong"/>
          <w:rPrChange w:id="1174" w:author="妺晗 李" w:date="2026-04-07T18:45:00Z" w16du:dateUtc="2026-04-07T10:45:00Z">
            <w:rPr/>
          </w:rPrChange>
        </w:rPr>
        <w:t xml:space="preserve"> - </w:t>
      </w:r>
      <w:r w:rsidRPr="001A36D6">
        <w:rPr>
          <w:rFonts w:ascii="FangSong" w:eastAsia="FangSong" w:hAnsi="FangSong" w:hint="eastAsia"/>
          <w:rPrChange w:id="1175" w:author="妺晗 李" w:date="2026-04-07T18:45:00Z" w16du:dateUtc="2026-04-07T10:45:00Z">
            <w:rPr>
              <w:rFonts w:hint="eastAsia"/>
            </w:rPr>
          </w:rPrChange>
        </w:rPr>
        <w:t>原型运行</w:t>
      </w:r>
      <w:r w:rsidRPr="001A36D6">
        <w:rPr>
          <w:rFonts w:ascii="FangSong" w:eastAsia="FangSong" w:hAnsi="FangSong"/>
          <w:rPrChange w:id="1176" w:author="妺晗 李" w:date="2026-04-07T18:45:00Z" w16du:dateUtc="2026-04-07T10:45:00Z">
            <w:rPr/>
          </w:rPrChange>
        </w:rPr>
        <w:t xml:space="preserve"> - </w:t>
      </w:r>
      <w:r w:rsidRPr="001A36D6">
        <w:rPr>
          <w:rFonts w:ascii="FangSong" w:eastAsia="FangSong" w:hAnsi="FangSong" w:hint="eastAsia"/>
          <w:rPrChange w:id="1177" w:author="妺晗 李" w:date="2026-04-07T18:45:00Z" w16du:dateUtc="2026-04-07T10:45:00Z">
            <w:rPr>
              <w:rFonts w:hint="eastAsia"/>
            </w:rPr>
          </w:rPrChange>
        </w:rPr>
        <w:t>案例核校</w:t>
      </w:r>
      <w:r w:rsidRPr="001A36D6">
        <w:rPr>
          <w:rFonts w:ascii="FangSong" w:eastAsia="FangSong" w:hAnsi="FangSong"/>
          <w:rPrChange w:id="1178" w:author="妺晗 李" w:date="2026-04-07T18:45:00Z" w16du:dateUtc="2026-04-07T10:45:00Z">
            <w:rPr/>
          </w:rPrChange>
        </w:rPr>
        <w:t xml:space="preserve"> - </w:t>
      </w:r>
      <w:r w:rsidRPr="001A36D6">
        <w:rPr>
          <w:rFonts w:ascii="FangSong" w:eastAsia="FangSong" w:hAnsi="FangSong" w:hint="eastAsia"/>
          <w:rPrChange w:id="1179" w:author="妺晗 李" w:date="2026-04-07T18:45:00Z" w16du:dateUtc="2026-04-07T10:45:00Z">
            <w:rPr>
              <w:rFonts w:hint="eastAsia"/>
            </w:rPr>
          </w:rPrChange>
        </w:rPr>
        <w:t>阶段汇报</w:t>
      </w:r>
      <w:r w:rsidRPr="001A36D6">
        <w:rPr>
          <w:rFonts w:ascii="FangSong" w:eastAsia="FangSong" w:hAnsi="FangSong"/>
          <w:rPrChange w:id="1180" w:author="妺晗 李" w:date="2026-04-07T18:45:00Z" w16du:dateUtc="2026-04-07T10:45:00Z">
            <w:rPr/>
          </w:rPrChange>
        </w:rPr>
        <w:t>”</w:t>
      </w:r>
      <w:r w:rsidRPr="001A36D6">
        <w:rPr>
          <w:rFonts w:ascii="FangSong" w:eastAsia="FangSong" w:hAnsi="FangSong" w:hint="eastAsia"/>
          <w:rPrChange w:id="1181" w:author="妺晗 李" w:date="2026-04-07T18:45:00Z" w16du:dateUtc="2026-04-07T10:45:00Z">
            <w:rPr>
              <w:rFonts w:hint="eastAsia"/>
            </w:rPr>
          </w:rPrChange>
        </w:rPr>
        <w:t>四类任务对应，不列与项目关联度较低的设备采购项，符合本项目</w:t>
      </w:r>
      <w:r w:rsidRPr="001A36D6">
        <w:rPr>
          <w:rFonts w:ascii="FangSong" w:eastAsia="FangSong" w:hAnsi="FangSong"/>
          <w:rPrChange w:id="1182" w:author="妺晗 李" w:date="2026-04-07T18:45:00Z" w16du:dateUtc="2026-04-07T10:45:00Z">
            <w:rPr/>
          </w:rPrChange>
        </w:rPr>
        <w:t>“</w:t>
      </w:r>
      <w:r w:rsidRPr="001A36D6">
        <w:rPr>
          <w:rFonts w:ascii="FangSong" w:eastAsia="FangSong" w:hAnsi="FangSong" w:hint="eastAsia"/>
          <w:rPrChange w:id="1183" w:author="妺晗 李" w:date="2026-04-07T18:45:00Z" w16du:dateUtc="2026-04-07T10:45:00Z">
            <w:rPr>
              <w:rFonts w:hint="eastAsia"/>
            </w:rPr>
          </w:rPrChange>
        </w:rPr>
        <w:t>小而实</w:t>
      </w:r>
      <w:r w:rsidRPr="001A36D6">
        <w:rPr>
          <w:rFonts w:ascii="FangSong" w:eastAsia="FangSong" w:hAnsi="FangSong"/>
          <w:rPrChange w:id="1184" w:author="妺晗 李" w:date="2026-04-07T18:45:00Z" w16du:dateUtc="2026-04-07T10:45:00Z">
            <w:rPr/>
          </w:rPrChange>
        </w:rPr>
        <w:t>”</w:t>
      </w:r>
      <w:r w:rsidRPr="001A36D6">
        <w:rPr>
          <w:rFonts w:ascii="FangSong" w:eastAsia="FangSong" w:hAnsi="FangSong" w:hint="eastAsia"/>
          <w:rPrChange w:id="1185" w:author="妺晗 李" w:date="2026-04-07T18:45:00Z" w16du:dateUtc="2026-04-07T10:45:00Z">
            <w:rPr>
              <w:rFonts w:hint="eastAsia"/>
            </w:rPr>
          </w:rPrChange>
        </w:rPr>
        <w:t>的实施原则。</w:t>
      </w:r>
    </w:p>
    <w:p w14:paraId="4D6D6400" w14:textId="77777777" w:rsidR="005D3173" w:rsidRPr="001A36D6" w:rsidRDefault="009030FF">
      <w:pPr>
        <w:pStyle w:val="2"/>
        <w:rPr>
          <w:rFonts w:ascii="FangSong" w:eastAsia="FangSong" w:hAnsi="FangSong"/>
          <w:rPrChange w:id="1186" w:author="妺晗 李" w:date="2026-04-07T18:45:00Z" w16du:dateUtc="2026-04-07T10:45:00Z">
            <w:rPr/>
          </w:rPrChange>
        </w:rPr>
      </w:pPr>
      <w:r w:rsidRPr="001A36D6">
        <w:rPr>
          <w:rFonts w:ascii="FangSong" w:eastAsia="FangSong" w:hAnsi="FangSong" w:hint="eastAsia"/>
          <w:rPrChange w:id="1187" w:author="妺晗 李" w:date="2026-04-07T18:45:00Z" w16du:dateUtc="2026-04-07T10:45:00Z">
            <w:rPr>
              <w:rFonts w:hint="eastAsia"/>
            </w:rPr>
          </w:rPrChange>
        </w:rPr>
        <w:t>七、项目预期研究成果</w:t>
      </w:r>
    </w:p>
    <w:p w14:paraId="78A23B2C" w14:textId="77777777" w:rsidR="005D3173" w:rsidRPr="001A36D6" w:rsidRDefault="009030FF">
      <w:pPr>
        <w:pStyle w:val="FirstParagraph"/>
        <w:rPr>
          <w:rFonts w:ascii="FangSong" w:eastAsia="FangSong" w:hAnsi="FangSong"/>
          <w:rPrChange w:id="1188" w:author="妺晗 李" w:date="2026-04-07T18:45:00Z" w16du:dateUtc="2026-04-07T10:45:00Z">
            <w:rPr/>
          </w:rPrChange>
        </w:rPr>
      </w:pPr>
      <w:r w:rsidRPr="001A36D6">
        <w:rPr>
          <w:rFonts w:ascii="FangSong" w:eastAsia="FangSong" w:hAnsi="FangSong" w:hint="eastAsia"/>
          <w:rPrChange w:id="1189" w:author="妺晗 李" w:date="2026-04-07T18:45:00Z" w16du:dateUtc="2026-04-07T10:45:00Z">
            <w:rPr>
              <w:rFonts w:hint="eastAsia"/>
            </w:rPr>
          </w:rPrChange>
        </w:rPr>
        <w:t>【说明】</w:t>
      </w:r>
      <w:r w:rsidRPr="001A36D6">
        <w:rPr>
          <w:rFonts w:ascii="FangSong" w:eastAsia="FangSong" w:hAnsi="FangSong"/>
          <w:rPrChange w:id="1190" w:author="妺晗 李" w:date="2026-04-07T18:45:00Z" w16du:dateUtc="2026-04-07T10:45:00Z">
            <w:rPr/>
          </w:rPrChange>
        </w:rPr>
        <w:t xml:space="preserve"> </w:t>
      </w:r>
      <w:r w:rsidRPr="001A36D6">
        <w:rPr>
          <w:rFonts w:ascii="FangSong" w:eastAsia="FangSong" w:hAnsi="FangSong" w:hint="eastAsia"/>
          <w:rPrChange w:id="1191" w:author="妺晗 李" w:date="2026-04-07T18:45:00Z" w16du:dateUtc="2026-04-07T10:45:00Z">
            <w:rPr>
              <w:rFonts w:hint="eastAsia"/>
            </w:rPr>
          </w:rPrChange>
        </w:rPr>
        <w:t>成果类型包括学术论文、调研报告、发明专利等。限</w:t>
      </w:r>
      <w:r w:rsidRPr="001A36D6">
        <w:rPr>
          <w:rFonts w:ascii="FangSong" w:eastAsia="FangSong" w:hAnsi="FangSong"/>
          <w:rPrChange w:id="1192" w:author="妺晗 李" w:date="2026-04-07T18:45:00Z" w16du:dateUtc="2026-04-07T10:45:00Z">
            <w:rPr/>
          </w:rPrChange>
        </w:rPr>
        <w:t>200</w:t>
      </w:r>
      <w:r w:rsidRPr="001A36D6">
        <w:rPr>
          <w:rFonts w:ascii="FangSong" w:eastAsia="FangSong" w:hAnsi="FangSong" w:hint="eastAsia"/>
          <w:rPrChange w:id="1193" w:author="妺晗 李" w:date="2026-04-07T18:45:00Z" w16du:dateUtc="2026-04-07T10:45:00Z">
            <w:rPr>
              <w:rFonts w:hint="eastAsia"/>
            </w:rPr>
          </w:rPrChange>
        </w:rPr>
        <w:t>字，含标点符号。</w:t>
      </w:r>
    </w:p>
    <w:p w14:paraId="1DF98D24" w14:textId="77777777" w:rsidR="001E638B" w:rsidRDefault="009030FF">
      <w:pPr>
        <w:ind w:firstLineChars="200" w:firstLine="480"/>
        <w:rPr>
          <w:ins w:id="1194" w:author="31572" w:date="2026-04-08T02:41:00Z" w16du:dateUtc="2026-04-07T18:41:00Z"/>
          <w:rFonts w:ascii="FangSong" w:eastAsia="FangSong" w:hAnsi="FangSong"/>
        </w:rPr>
      </w:pPr>
      <w:del w:id="1195" w:author="31572" w:date="2026-04-08T02:41:00Z" w16du:dateUtc="2026-04-07T18:41:00Z">
        <w:r w:rsidRPr="001A36D6" w:rsidDel="001E638B">
          <w:rPr>
            <w:rFonts w:ascii="FangSong" w:eastAsia="FangSong" w:hAnsi="FangSong" w:hint="eastAsia"/>
            <w:rPrChange w:id="1196" w:author="妺晗 李" w:date="2026-04-07T18:45:00Z" w16du:dateUtc="2026-04-07T10:45:00Z">
              <w:rPr>
                <w:rFonts w:hint="eastAsia"/>
              </w:rPr>
            </w:rPrChange>
          </w:rPr>
          <w:delText>项目拟形成以下成果：</w:delText>
        </w:r>
      </w:del>
    </w:p>
    <w:p w14:paraId="3EE4353F" w14:textId="77777777" w:rsidR="001E638B" w:rsidRDefault="009030FF">
      <w:pPr>
        <w:ind w:firstLineChars="200" w:firstLine="480"/>
        <w:rPr>
          <w:ins w:id="1197" w:author="31572" w:date="2026-04-08T02:41:00Z" w16du:dateUtc="2026-04-07T18:41:00Z"/>
          <w:rFonts w:ascii="FangSong" w:eastAsia="FangSong" w:hAnsi="FangSong"/>
        </w:rPr>
      </w:pPr>
      <w:r w:rsidRPr="001A36D6">
        <w:rPr>
          <w:rFonts w:ascii="FangSong" w:eastAsia="FangSong" w:hAnsi="FangSong" w:hint="eastAsia"/>
          <w:rPrChange w:id="1198" w:author="妺晗 李" w:date="2026-04-07T18:45:00Z" w16du:dateUtc="2026-04-07T10:45:00Z">
            <w:rPr>
              <w:rFonts w:hint="eastAsia"/>
            </w:rPr>
          </w:rPrChange>
        </w:rPr>
        <w:t>一是完成不少于</w:t>
      </w:r>
      <w:r w:rsidRPr="001A36D6">
        <w:rPr>
          <w:rFonts w:ascii="FangSong" w:eastAsia="FangSong" w:hAnsi="FangSong"/>
          <w:rPrChange w:id="1199" w:author="妺晗 李" w:date="2026-04-07T18:45:00Z" w16du:dateUtc="2026-04-07T10:45:00Z">
            <w:rPr/>
          </w:rPrChange>
        </w:rPr>
        <w:t xml:space="preserve"> 60 </w:t>
      </w:r>
      <w:r w:rsidRPr="001A36D6">
        <w:rPr>
          <w:rFonts w:ascii="FangSong" w:eastAsia="FangSong" w:hAnsi="FangSong" w:hint="eastAsia"/>
          <w:rPrChange w:id="1200" w:author="妺晗 李" w:date="2026-04-07T18:45:00Z" w16du:dateUtc="2026-04-07T10:45:00Z">
            <w:rPr>
              <w:rFonts w:hint="eastAsia"/>
            </w:rPr>
          </w:rPrChange>
        </w:rPr>
        <w:t>条代表性二王案例的精校整理，并配套形成《二王考据案例标注规范》；</w:t>
      </w:r>
    </w:p>
    <w:p w14:paraId="1F556EAC" w14:textId="77777777" w:rsidR="001E638B" w:rsidRDefault="009030FF">
      <w:pPr>
        <w:ind w:firstLineChars="200" w:firstLine="480"/>
        <w:rPr>
          <w:ins w:id="1201" w:author="31572" w:date="2026-04-08T02:41:00Z" w16du:dateUtc="2026-04-07T18:41:00Z"/>
          <w:rFonts w:ascii="FangSong" w:eastAsia="FangSong" w:hAnsi="FangSong"/>
        </w:rPr>
      </w:pPr>
      <w:r w:rsidRPr="001A36D6">
        <w:rPr>
          <w:rFonts w:ascii="FangSong" w:eastAsia="FangSong" w:hAnsi="FangSong" w:hint="eastAsia"/>
          <w:rPrChange w:id="1202" w:author="妺晗 李" w:date="2026-04-07T18:45:00Z" w16du:dateUtc="2026-04-07T10:45:00Z">
            <w:rPr>
              <w:rFonts w:hint="eastAsia"/>
            </w:rPr>
          </w:rPrChange>
        </w:rPr>
        <w:t>二是形成一份关于二王处理通假、因声求义、联绵词、虚词释读、句法辨析等典型问题路径的专题整理说明；</w:t>
      </w:r>
    </w:p>
    <w:p w14:paraId="4D38A7EE" w14:textId="77777777" w:rsidR="001E638B" w:rsidRDefault="009030FF">
      <w:pPr>
        <w:ind w:firstLineChars="200" w:firstLine="480"/>
        <w:rPr>
          <w:ins w:id="1203" w:author="31572" w:date="2026-04-08T02:41:00Z" w16du:dateUtc="2026-04-07T18:41:00Z"/>
          <w:rFonts w:ascii="FangSong" w:eastAsia="FangSong" w:hAnsi="FangSong"/>
        </w:rPr>
      </w:pPr>
      <w:r w:rsidRPr="001A36D6">
        <w:rPr>
          <w:rFonts w:ascii="FangSong" w:eastAsia="FangSong" w:hAnsi="FangSong" w:hint="eastAsia"/>
          <w:rPrChange w:id="1204" w:author="妺晗 李" w:date="2026-04-07T18:45:00Z" w16du:dateUtc="2026-04-07T10:45:00Z">
            <w:rPr>
              <w:rFonts w:hint="eastAsia"/>
            </w:rPr>
          </w:rPrChange>
        </w:rPr>
        <w:t>三是完善一个可演示的案例检索原型，支持字词检索、案例浏览、证据链回看和基础统计</w:t>
      </w:r>
      <w:ins w:id="1205" w:author="31572" w:date="2026-04-08T02:21:00Z" w16du:dateUtc="2026-04-07T18:21:00Z">
        <w:r w:rsidR="0028749A">
          <w:rPr>
            <w:rFonts w:ascii="FangSong" w:eastAsia="FangSong" w:hAnsi="FangSong" w:hint="eastAsia"/>
          </w:rPr>
          <w:t>，</w:t>
        </w:r>
      </w:ins>
      <w:ins w:id="1206" w:author="31572" w:date="2026-04-08T02:30:00Z">
        <w:r w:rsidR="00AF123F" w:rsidRPr="00AF123F">
          <w:rPr>
            <w:rFonts w:ascii="FangSong" w:eastAsia="FangSong" w:hAnsi="FangSong"/>
          </w:rPr>
          <w:t>并形成一份人工智能辅助分析实验说明，记录其在案例召回、证据匹配和结构草拟中的实际效果与局限</w:t>
        </w:r>
      </w:ins>
      <w:r w:rsidRPr="001A36D6">
        <w:rPr>
          <w:rFonts w:ascii="FangSong" w:eastAsia="FangSong" w:hAnsi="FangSong" w:hint="eastAsia"/>
          <w:rPrChange w:id="1207" w:author="妺晗 李" w:date="2026-04-07T18:45:00Z" w16du:dateUtc="2026-04-07T10:45:00Z">
            <w:rPr>
              <w:rFonts w:hint="eastAsia"/>
            </w:rPr>
          </w:rPrChange>
        </w:rPr>
        <w:t>；</w:t>
      </w:r>
    </w:p>
    <w:p w14:paraId="02C50BC3" w14:textId="7B5859A7" w:rsidR="005D3173" w:rsidRPr="001A36D6" w:rsidRDefault="009030FF">
      <w:pPr>
        <w:ind w:firstLineChars="200" w:firstLine="480"/>
        <w:rPr>
          <w:rFonts w:ascii="FangSong" w:eastAsia="FangSong" w:hAnsi="FangSong"/>
          <w:rPrChange w:id="1208" w:author="妺晗 李" w:date="2026-04-07T18:45:00Z" w16du:dateUtc="2026-04-07T10:45:00Z">
            <w:rPr/>
          </w:rPrChange>
        </w:rPr>
        <w:pPrChange w:id="1209" w:author="妺晗 李" w:date="2026-04-07T18:55:00Z" w16du:dateUtc="2026-04-07T10:55:00Z">
          <w:pPr/>
        </w:pPrChange>
      </w:pPr>
      <w:r w:rsidRPr="001A36D6">
        <w:rPr>
          <w:rFonts w:ascii="FangSong" w:eastAsia="FangSong" w:hAnsi="FangSong" w:hint="eastAsia"/>
          <w:rPrChange w:id="1210" w:author="妺晗 李" w:date="2026-04-07T18:45:00Z" w16du:dateUtc="2026-04-07T10:45:00Z">
            <w:rPr>
              <w:rFonts w:hint="eastAsia"/>
            </w:rPr>
          </w:rPrChange>
        </w:rPr>
        <w:t>四是视研究推进情况整理形成阶段性研究报告或论文初稿。</w:t>
      </w:r>
      <w:del w:id="1211" w:author="31572" w:date="2026-04-08T02:46:00Z" w16du:dateUtc="2026-04-07T18:46:00Z">
        <w:r w:rsidRPr="001A36D6" w:rsidDel="00757C96">
          <w:rPr>
            <w:rFonts w:ascii="FangSong" w:eastAsia="FangSong" w:hAnsi="FangSong" w:hint="eastAsia"/>
            <w:rPrChange w:id="1212" w:author="妺晗 李" w:date="2026-04-07T18:45:00Z" w16du:dateUtc="2026-04-07T10:45:00Z">
              <w:rPr>
                <w:rFonts w:hint="eastAsia"/>
              </w:rPr>
            </w:rPrChange>
          </w:rPr>
          <w:delText>以上成果以可展示、可复核、可继续扩展为原则。</w:delText>
        </w:r>
      </w:del>
    </w:p>
    <w:p w14:paraId="5C60E638" w14:textId="77777777" w:rsidR="005D3173" w:rsidRPr="001A36D6" w:rsidRDefault="009030FF">
      <w:pPr>
        <w:pStyle w:val="2"/>
        <w:rPr>
          <w:rFonts w:ascii="FangSong" w:eastAsia="FangSong" w:hAnsi="FangSong"/>
          <w:rPrChange w:id="1213" w:author="妺晗 李" w:date="2026-04-07T18:45:00Z" w16du:dateUtc="2026-04-07T10:45:00Z">
            <w:rPr/>
          </w:rPrChange>
        </w:rPr>
      </w:pPr>
      <w:r w:rsidRPr="001A36D6">
        <w:rPr>
          <w:rFonts w:ascii="FangSong" w:eastAsia="FangSong" w:hAnsi="FangSong" w:hint="eastAsia"/>
          <w:rPrChange w:id="1214" w:author="妺晗 李" w:date="2026-04-07T18:45:00Z" w16du:dateUtc="2026-04-07T10:45:00Z">
            <w:rPr>
              <w:rFonts w:hint="eastAsia"/>
            </w:rPr>
          </w:rPrChange>
        </w:rPr>
        <w:t>八、项目成员信息</w:t>
      </w:r>
    </w:p>
    <w:tbl>
      <w:tblPr>
        <w:tblStyle w:val="Table"/>
        <w:tblW w:w="0" w:type="auto"/>
        <w:tblLook w:val="04A0" w:firstRow="1" w:lastRow="0" w:firstColumn="1" w:lastColumn="0" w:noHBand="0" w:noVBand="1"/>
      </w:tblPr>
      <w:tblGrid>
        <w:gridCol w:w="1728"/>
        <w:gridCol w:w="1728"/>
        <w:gridCol w:w="1728"/>
        <w:gridCol w:w="1728"/>
        <w:gridCol w:w="1728"/>
      </w:tblGrid>
      <w:tr w:rsidR="005D3173" w:rsidRPr="001A36D6" w14:paraId="7EF00EEE" w14:textId="77777777" w:rsidTr="005D3173">
        <w:trPr>
          <w:cnfStyle w:val="100000000000" w:firstRow="1" w:lastRow="0" w:firstColumn="0" w:lastColumn="0" w:oddVBand="0" w:evenVBand="0" w:oddHBand="0" w:evenHBand="0" w:firstRowFirstColumn="0" w:firstRowLastColumn="0" w:lastRowFirstColumn="0" w:lastRowLastColumn="0"/>
        </w:trPr>
        <w:tc>
          <w:tcPr>
            <w:tcW w:w="1728" w:type="dxa"/>
          </w:tcPr>
          <w:p w14:paraId="0C6CDCE6" w14:textId="77777777" w:rsidR="005D3173" w:rsidRPr="001A36D6" w:rsidRDefault="009030FF">
            <w:pPr>
              <w:rPr>
                <w:rFonts w:ascii="FangSong" w:eastAsia="FangSong" w:hAnsi="FangSong"/>
                <w:rPrChange w:id="1215" w:author="妺晗 李" w:date="2026-04-07T18:45:00Z" w16du:dateUtc="2026-04-07T10:45:00Z">
                  <w:rPr/>
                </w:rPrChange>
              </w:rPr>
            </w:pPr>
            <w:r w:rsidRPr="001A36D6">
              <w:rPr>
                <w:rFonts w:ascii="FangSong" w:eastAsia="FangSong" w:hAnsi="FangSong" w:hint="eastAsia"/>
                <w:rPrChange w:id="1216" w:author="妺晗 李" w:date="2026-04-07T18:45:00Z" w16du:dateUtc="2026-04-07T10:45:00Z">
                  <w:rPr>
                    <w:rFonts w:hint="eastAsia"/>
                  </w:rPr>
                </w:rPrChange>
              </w:rPr>
              <w:t>成员姓名</w:t>
            </w:r>
          </w:p>
        </w:tc>
        <w:tc>
          <w:tcPr>
            <w:tcW w:w="1728" w:type="dxa"/>
          </w:tcPr>
          <w:p w14:paraId="476312E9" w14:textId="77777777" w:rsidR="005D3173" w:rsidRPr="001A36D6" w:rsidRDefault="009030FF">
            <w:pPr>
              <w:rPr>
                <w:rFonts w:ascii="FangSong" w:eastAsia="FangSong" w:hAnsi="FangSong"/>
                <w:rPrChange w:id="1217" w:author="妺晗 李" w:date="2026-04-07T18:45:00Z" w16du:dateUtc="2026-04-07T10:45:00Z">
                  <w:rPr/>
                </w:rPrChange>
              </w:rPr>
            </w:pPr>
            <w:r w:rsidRPr="001A36D6">
              <w:rPr>
                <w:rFonts w:ascii="FangSong" w:eastAsia="FangSong" w:hAnsi="FangSong" w:hint="eastAsia"/>
                <w:rPrChange w:id="1218" w:author="妺晗 李" w:date="2026-04-07T18:45:00Z" w16du:dateUtc="2026-04-07T10:45:00Z">
                  <w:rPr>
                    <w:rFonts w:hint="eastAsia"/>
                  </w:rPr>
                </w:rPrChange>
              </w:rPr>
              <w:t>学院</w:t>
            </w:r>
          </w:p>
        </w:tc>
        <w:tc>
          <w:tcPr>
            <w:tcW w:w="1728" w:type="dxa"/>
          </w:tcPr>
          <w:p w14:paraId="3ED946B1" w14:textId="77777777" w:rsidR="005D3173" w:rsidRPr="001A36D6" w:rsidRDefault="009030FF">
            <w:pPr>
              <w:rPr>
                <w:rFonts w:ascii="FangSong" w:eastAsia="FangSong" w:hAnsi="FangSong"/>
                <w:rPrChange w:id="1219" w:author="妺晗 李" w:date="2026-04-07T18:45:00Z" w16du:dateUtc="2026-04-07T10:45:00Z">
                  <w:rPr/>
                </w:rPrChange>
              </w:rPr>
            </w:pPr>
            <w:r w:rsidRPr="001A36D6">
              <w:rPr>
                <w:rFonts w:ascii="FangSong" w:eastAsia="FangSong" w:hAnsi="FangSong" w:hint="eastAsia"/>
                <w:rPrChange w:id="1220" w:author="妺晗 李" w:date="2026-04-07T18:45:00Z" w16du:dateUtc="2026-04-07T10:45:00Z">
                  <w:rPr>
                    <w:rFonts w:hint="eastAsia"/>
                  </w:rPr>
                </w:rPrChange>
              </w:rPr>
              <w:t>专业</w:t>
            </w:r>
          </w:p>
        </w:tc>
        <w:tc>
          <w:tcPr>
            <w:tcW w:w="1728" w:type="dxa"/>
          </w:tcPr>
          <w:p w14:paraId="3079CA2B" w14:textId="77777777" w:rsidR="005D3173" w:rsidRPr="001A36D6" w:rsidRDefault="009030FF">
            <w:pPr>
              <w:rPr>
                <w:rFonts w:ascii="FangSong" w:eastAsia="FangSong" w:hAnsi="FangSong"/>
                <w:rPrChange w:id="1221" w:author="妺晗 李" w:date="2026-04-07T18:45:00Z" w16du:dateUtc="2026-04-07T10:45:00Z">
                  <w:rPr/>
                </w:rPrChange>
              </w:rPr>
            </w:pPr>
            <w:r w:rsidRPr="001A36D6">
              <w:rPr>
                <w:rFonts w:ascii="FangSong" w:eastAsia="FangSong" w:hAnsi="FangSong" w:hint="eastAsia"/>
                <w:rPrChange w:id="1222" w:author="妺晗 李" w:date="2026-04-07T18:45:00Z" w16du:dateUtc="2026-04-07T10:45:00Z">
                  <w:rPr>
                    <w:rFonts w:hint="eastAsia"/>
                  </w:rPr>
                </w:rPrChange>
              </w:rPr>
              <w:t>年级</w:t>
            </w:r>
          </w:p>
        </w:tc>
        <w:tc>
          <w:tcPr>
            <w:tcW w:w="1728" w:type="dxa"/>
          </w:tcPr>
          <w:p w14:paraId="4B4DB39B" w14:textId="77777777" w:rsidR="005D3173" w:rsidRPr="001A36D6" w:rsidRDefault="009030FF">
            <w:pPr>
              <w:rPr>
                <w:rFonts w:ascii="FangSong" w:eastAsia="FangSong" w:hAnsi="FangSong"/>
                <w:rPrChange w:id="1223" w:author="妺晗 李" w:date="2026-04-07T18:45:00Z" w16du:dateUtc="2026-04-07T10:45:00Z">
                  <w:rPr/>
                </w:rPrChange>
              </w:rPr>
            </w:pPr>
            <w:r w:rsidRPr="001A36D6">
              <w:rPr>
                <w:rFonts w:ascii="FangSong" w:eastAsia="FangSong" w:hAnsi="FangSong" w:hint="eastAsia"/>
                <w:rPrChange w:id="1224" w:author="妺晗 李" w:date="2026-04-07T18:45:00Z" w16du:dateUtc="2026-04-07T10:45:00Z">
                  <w:rPr>
                    <w:rFonts w:hint="eastAsia"/>
                  </w:rPr>
                </w:rPrChange>
              </w:rPr>
              <w:t>学号</w:t>
            </w:r>
          </w:p>
        </w:tc>
      </w:tr>
      <w:tr w:rsidR="005D3173" w:rsidRPr="001A36D6" w14:paraId="327FED05" w14:textId="77777777" w:rsidTr="005D3173">
        <w:tc>
          <w:tcPr>
            <w:tcW w:w="1728" w:type="dxa"/>
          </w:tcPr>
          <w:p w14:paraId="5A79C78E" w14:textId="77777777" w:rsidR="005D3173" w:rsidRPr="001A36D6" w:rsidRDefault="009030FF">
            <w:pPr>
              <w:rPr>
                <w:rFonts w:ascii="FangSong" w:eastAsia="FangSong" w:hAnsi="FangSong"/>
                <w:rPrChange w:id="1225" w:author="妺晗 李" w:date="2026-04-07T18:45:00Z" w16du:dateUtc="2026-04-07T10:45:00Z">
                  <w:rPr/>
                </w:rPrChange>
              </w:rPr>
            </w:pPr>
            <w:r w:rsidRPr="001A36D6">
              <w:rPr>
                <w:rFonts w:ascii="FangSong" w:eastAsia="FangSong" w:hAnsi="FangSong" w:hint="eastAsia"/>
                <w:rPrChange w:id="1226" w:author="妺晗 李" w:date="2026-04-07T18:45:00Z" w16du:dateUtc="2026-04-07T10:45:00Z">
                  <w:rPr>
                    <w:rFonts w:hint="eastAsia"/>
                  </w:rPr>
                </w:rPrChange>
              </w:rPr>
              <w:t>赵梓名</w:t>
            </w:r>
          </w:p>
        </w:tc>
        <w:tc>
          <w:tcPr>
            <w:tcW w:w="1728" w:type="dxa"/>
          </w:tcPr>
          <w:p w14:paraId="0CE97F9C" w14:textId="77777777" w:rsidR="005D3173" w:rsidRPr="001A36D6" w:rsidRDefault="009030FF">
            <w:pPr>
              <w:rPr>
                <w:rFonts w:ascii="FangSong" w:eastAsia="FangSong" w:hAnsi="FangSong"/>
                <w:rPrChange w:id="1227" w:author="妺晗 李" w:date="2026-04-07T18:45:00Z" w16du:dateUtc="2026-04-07T10:45:00Z">
                  <w:rPr/>
                </w:rPrChange>
              </w:rPr>
            </w:pPr>
            <w:r w:rsidRPr="001A36D6">
              <w:rPr>
                <w:rFonts w:ascii="FangSong" w:eastAsia="FangSong" w:hAnsi="FangSong" w:hint="eastAsia"/>
                <w:rPrChange w:id="1228" w:author="妺晗 李" w:date="2026-04-07T18:45:00Z" w16du:dateUtc="2026-04-07T10:45:00Z">
                  <w:rPr>
                    <w:rFonts w:hint="eastAsia"/>
                  </w:rPr>
                </w:rPrChange>
              </w:rPr>
              <w:t>高瓴人工智能学院</w:t>
            </w:r>
          </w:p>
        </w:tc>
        <w:tc>
          <w:tcPr>
            <w:tcW w:w="1728" w:type="dxa"/>
          </w:tcPr>
          <w:p w14:paraId="74D14229" w14:textId="77777777" w:rsidR="005D3173" w:rsidRPr="001A36D6" w:rsidRDefault="009030FF">
            <w:pPr>
              <w:rPr>
                <w:rFonts w:ascii="FangSong" w:eastAsia="FangSong" w:hAnsi="FangSong"/>
                <w:rPrChange w:id="1229" w:author="妺晗 李" w:date="2026-04-07T18:45:00Z" w16du:dateUtc="2026-04-07T10:45:00Z">
                  <w:rPr/>
                </w:rPrChange>
              </w:rPr>
            </w:pPr>
            <w:r w:rsidRPr="001A36D6">
              <w:rPr>
                <w:rFonts w:ascii="FangSong" w:eastAsia="FangSong" w:hAnsi="FangSong" w:hint="eastAsia"/>
                <w:rPrChange w:id="1230" w:author="妺晗 李" w:date="2026-04-07T18:45:00Z" w16du:dateUtc="2026-04-07T10:45:00Z">
                  <w:rPr>
                    <w:rFonts w:hint="eastAsia"/>
                  </w:rPr>
                </w:rPrChange>
              </w:rPr>
              <w:t>人工智能</w:t>
            </w:r>
          </w:p>
        </w:tc>
        <w:tc>
          <w:tcPr>
            <w:tcW w:w="1728" w:type="dxa"/>
          </w:tcPr>
          <w:p w14:paraId="1AE40B78" w14:textId="77777777" w:rsidR="005D3173" w:rsidRPr="001A36D6" w:rsidRDefault="009030FF">
            <w:pPr>
              <w:rPr>
                <w:rFonts w:ascii="FangSong" w:eastAsia="FangSong" w:hAnsi="FangSong"/>
                <w:rPrChange w:id="1231" w:author="妺晗 李" w:date="2026-04-07T18:45:00Z" w16du:dateUtc="2026-04-07T10:45:00Z">
                  <w:rPr/>
                </w:rPrChange>
              </w:rPr>
            </w:pPr>
            <w:r w:rsidRPr="001A36D6">
              <w:rPr>
                <w:rFonts w:ascii="FangSong" w:eastAsia="FangSong" w:hAnsi="FangSong" w:hint="eastAsia"/>
                <w:rPrChange w:id="1232" w:author="妺晗 李" w:date="2026-04-07T18:45:00Z" w16du:dateUtc="2026-04-07T10:45:00Z">
                  <w:rPr>
                    <w:rFonts w:hint="eastAsia"/>
                  </w:rPr>
                </w:rPrChange>
              </w:rPr>
              <w:t>大二</w:t>
            </w:r>
          </w:p>
        </w:tc>
        <w:tc>
          <w:tcPr>
            <w:tcW w:w="1728" w:type="dxa"/>
          </w:tcPr>
          <w:p w14:paraId="3998B5B7" w14:textId="77777777" w:rsidR="005D3173" w:rsidRPr="001A36D6" w:rsidRDefault="009030FF">
            <w:pPr>
              <w:rPr>
                <w:rFonts w:ascii="FangSong" w:eastAsia="FangSong" w:hAnsi="FangSong"/>
                <w:rPrChange w:id="1233" w:author="妺晗 李" w:date="2026-04-07T18:45:00Z" w16du:dateUtc="2026-04-07T10:45:00Z">
                  <w:rPr/>
                </w:rPrChange>
              </w:rPr>
            </w:pPr>
            <w:r w:rsidRPr="001A36D6">
              <w:rPr>
                <w:rFonts w:ascii="FangSong" w:eastAsia="FangSong" w:hAnsi="FangSong"/>
                <w:rPrChange w:id="1234" w:author="妺晗 李" w:date="2026-04-07T18:45:00Z" w16du:dateUtc="2026-04-07T10:45:00Z">
                  <w:rPr/>
                </w:rPrChange>
              </w:rPr>
              <w:t>2024201617</w:t>
            </w:r>
          </w:p>
        </w:tc>
      </w:tr>
      <w:tr w:rsidR="005D3173" w:rsidRPr="001A36D6" w14:paraId="0B058973" w14:textId="77777777" w:rsidTr="005D3173">
        <w:tc>
          <w:tcPr>
            <w:tcW w:w="1728" w:type="dxa"/>
          </w:tcPr>
          <w:p w14:paraId="70B4B3DA" w14:textId="77777777" w:rsidR="005D3173" w:rsidRPr="001A36D6" w:rsidRDefault="009030FF">
            <w:pPr>
              <w:rPr>
                <w:rFonts w:ascii="FangSong" w:eastAsia="FangSong" w:hAnsi="FangSong"/>
                <w:rPrChange w:id="1235" w:author="妺晗 李" w:date="2026-04-07T18:45:00Z" w16du:dateUtc="2026-04-07T10:45:00Z">
                  <w:rPr/>
                </w:rPrChange>
              </w:rPr>
            </w:pPr>
            <w:r w:rsidRPr="001A36D6">
              <w:rPr>
                <w:rFonts w:ascii="FangSong" w:eastAsia="FangSong" w:hAnsi="FangSong" w:hint="eastAsia"/>
                <w:rPrChange w:id="1236" w:author="妺晗 李" w:date="2026-04-07T18:45:00Z" w16du:dateUtc="2026-04-07T10:45:00Z">
                  <w:rPr>
                    <w:rFonts w:hint="eastAsia"/>
                  </w:rPr>
                </w:rPrChange>
              </w:rPr>
              <w:t>卢飞宇</w:t>
            </w:r>
          </w:p>
        </w:tc>
        <w:tc>
          <w:tcPr>
            <w:tcW w:w="1728" w:type="dxa"/>
          </w:tcPr>
          <w:p w14:paraId="5F64A6A2" w14:textId="77777777" w:rsidR="005D3173" w:rsidRPr="001A36D6" w:rsidRDefault="009030FF">
            <w:pPr>
              <w:rPr>
                <w:rFonts w:ascii="FangSong" w:eastAsia="FangSong" w:hAnsi="FangSong"/>
                <w:rPrChange w:id="1237" w:author="妺晗 李" w:date="2026-04-07T18:45:00Z" w16du:dateUtc="2026-04-07T10:45:00Z">
                  <w:rPr/>
                </w:rPrChange>
              </w:rPr>
            </w:pPr>
            <w:r w:rsidRPr="001A36D6">
              <w:rPr>
                <w:rFonts w:ascii="FangSong" w:eastAsia="FangSong" w:hAnsi="FangSong" w:hint="eastAsia"/>
                <w:rPrChange w:id="1238" w:author="妺晗 李" w:date="2026-04-07T18:45:00Z" w16du:dateUtc="2026-04-07T10:45:00Z">
                  <w:rPr>
                    <w:rFonts w:hint="eastAsia"/>
                  </w:rPr>
                </w:rPrChange>
              </w:rPr>
              <w:t>明德书院</w:t>
            </w:r>
          </w:p>
        </w:tc>
        <w:tc>
          <w:tcPr>
            <w:tcW w:w="1728" w:type="dxa"/>
          </w:tcPr>
          <w:p w14:paraId="3359792F" w14:textId="77777777" w:rsidR="005D3173" w:rsidRPr="001A36D6" w:rsidRDefault="009030FF">
            <w:pPr>
              <w:rPr>
                <w:rFonts w:ascii="FangSong" w:eastAsia="FangSong" w:hAnsi="FangSong"/>
                <w:rPrChange w:id="1239" w:author="妺晗 李" w:date="2026-04-07T18:45:00Z" w16du:dateUtc="2026-04-07T10:45:00Z">
                  <w:rPr/>
                </w:rPrChange>
              </w:rPr>
            </w:pPr>
            <w:r w:rsidRPr="001A36D6">
              <w:rPr>
                <w:rFonts w:ascii="FangSong" w:eastAsia="FangSong" w:hAnsi="FangSong" w:hint="eastAsia"/>
                <w:rPrChange w:id="1240" w:author="妺晗 李" w:date="2026-04-07T18:45:00Z" w16du:dateUtc="2026-04-07T10:45:00Z">
                  <w:rPr>
                    <w:rFonts w:hint="eastAsia"/>
                  </w:rPr>
                </w:rPrChange>
              </w:rPr>
              <w:t>汉语言文学（古文字学方向）</w:t>
            </w:r>
          </w:p>
        </w:tc>
        <w:tc>
          <w:tcPr>
            <w:tcW w:w="1728" w:type="dxa"/>
          </w:tcPr>
          <w:p w14:paraId="0A8ABBDF" w14:textId="77777777" w:rsidR="005D3173" w:rsidRPr="001A36D6" w:rsidRDefault="009030FF">
            <w:pPr>
              <w:rPr>
                <w:rFonts w:ascii="FangSong" w:eastAsia="FangSong" w:hAnsi="FangSong"/>
                <w:rPrChange w:id="1241" w:author="妺晗 李" w:date="2026-04-07T18:45:00Z" w16du:dateUtc="2026-04-07T10:45:00Z">
                  <w:rPr/>
                </w:rPrChange>
              </w:rPr>
            </w:pPr>
            <w:r w:rsidRPr="001A36D6">
              <w:rPr>
                <w:rFonts w:ascii="FangSong" w:eastAsia="FangSong" w:hAnsi="FangSong" w:hint="eastAsia"/>
                <w:rPrChange w:id="1242" w:author="妺晗 李" w:date="2026-04-07T18:45:00Z" w16du:dateUtc="2026-04-07T10:45:00Z">
                  <w:rPr>
                    <w:rFonts w:hint="eastAsia"/>
                  </w:rPr>
                </w:rPrChange>
              </w:rPr>
              <w:t>大一</w:t>
            </w:r>
          </w:p>
        </w:tc>
        <w:tc>
          <w:tcPr>
            <w:tcW w:w="1728" w:type="dxa"/>
          </w:tcPr>
          <w:p w14:paraId="07560B8B" w14:textId="77777777" w:rsidR="005D3173" w:rsidRPr="001A36D6" w:rsidRDefault="009030FF">
            <w:pPr>
              <w:rPr>
                <w:rFonts w:ascii="FangSong" w:eastAsia="FangSong" w:hAnsi="FangSong"/>
                <w:rPrChange w:id="1243" w:author="妺晗 李" w:date="2026-04-07T18:45:00Z" w16du:dateUtc="2026-04-07T10:45:00Z">
                  <w:rPr/>
                </w:rPrChange>
              </w:rPr>
            </w:pPr>
            <w:r w:rsidRPr="001A36D6">
              <w:rPr>
                <w:rFonts w:ascii="FangSong" w:eastAsia="FangSong" w:hAnsi="FangSong"/>
                <w:rPrChange w:id="1244" w:author="妺晗 李" w:date="2026-04-07T18:45:00Z" w16du:dateUtc="2026-04-07T10:45:00Z">
                  <w:rPr/>
                </w:rPrChange>
              </w:rPr>
              <w:t>2025202629</w:t>
            </w:r>
          </w:p>
        </w:tc>
      </w:tr>
      <w:tr w:rsidR="005D3173" w:rsidRPr="001A36D6" w14:paraId="2CA9EC11" w14:textId="77777777" w:rsidTr="005D3173">
        <w:tc>
          <w:tcPr>
            <w:tcW w:w="1728" w:type="dxa"/>
          </w:tcPr>
          <w:p w14:paraId="6E76ABDC" w14:textId="77777777" w:rsidR="005D3173" w:rsidRPr="001A36D6" w:rsidRDefault="009030FF">
            <w:pPr>
              <w:rPr>
                <w:rFonts w:ascii="FangSong" w:eastAsia="FangSong" w:hAnsi="FangSong"/>
                <w:rPrChange w:id="1245" w:author="妺晗 李" w:date="2026-04-07T18:45:00Z" w16du:dateUtc="2026-04-07T10:45:00Z">
                  <w:rPr/>
                </w:rPrChange>
              </w:rPr>
            </w:pPr>
            <w:r w:rsidRPr="001A36D6">
              <w:rPr>
                <w:rFonts w:ascii="FangSong" w:eastAsia="FangSong" w:hAnsi="FangSong" w:hint="eastAsia"/>
                <w:rPrChange w:id="1246" w:author="妺晗 李" w:date="2026-04-07T18:45:00Z" w16du:dateUtc="2026-04-07T10:45:00Z">
                  <w:rPr>
                    <w:rFonts w:hint="eastAsia"/>
                  </w:rPr>
                </w:rPrChange>
              </w:rPr>
              <w:lastRenderedPageBreak/>
              <w:t>廖展慧</w:t>
            </w:r>
          </w:p>
        </w:tc>
        <w:tc>
          <w:tcPr>
            <w:tcW w:w="1728" w:type="dxa"/>
          </w:tcPr>
          <w:p w14:paraId="59AC01C5" w14:textId="77777777" w:rsidR="005D3173" w:rsidRPr="001A36D6" w:rsidRDefault="009030FF">
            <w:pPr>
              <w:rPr>
                <w:rFonts w:ascii="FangSong" w:eastAsia="FangSong" w:hAnsi="FangSong"/>
                <w:rPrChange w:id="1247" w:author="妺晗 李" w:date="2026-04-07T18:45:00Z" w16du:dateUtc="2026-04-07T10:45:00Z">
                  <w:rPr/>
                </w:rPrChange>
              </w:rPr>
            </w:pPr>
            <w:r w:rsidRPr="001A36D6">
              <w:rPr>
                <w:rFonts w:ascii="FangSong" w:eastAsia="FangSong" w:hAnsi="FangSong" w:hint="eastAsia"/>
                <w:rPrChange w:id="1248" w:author="妺晗 李" w:date="2026-04-07T18:45:00Z" w16du:dateUtc="2026-04-07T10:45:00Z">
                  <w:rPr>
                    <w:rFonts w:hint="eastAsia"/>
                  </w:rPr>
                </w:rPrChange>
              </w:rPr>
              <w:t>信息学院</w:t>
            </w:r>
          </w:p>
        </w:tc>
        <w:tc>
          <w:tcPr>
            <w:tcW w:w="1728" w:type="dxa"/>
          </w:tcPr>
          <w:p w14:paraId="36CCBD4E" w14:textId="77777777" w:rsidR="005D3173" w:rsidRPr="001A36D6" w:rsidRDefault="009030FF">
            <w:pPr>
              <w:rPr>
                <w:rFonts w:ascii="FangSong" w:eastAsia="FangSong" w:hAnsi="FangSong"/>
                <w:rPrChange w:id="1249" w:author="妺晗 李" w:date="2026-04-07T18:45:00Z" w16du:dateUtc="2026-04-07T10:45:00Z">
                  <w:rPr/>
                </w:rPrChange>
              </w:rPr>
            </w:pPr>
            <w:r w:rsidRPr="001A36D6">
              <w:rPr>
                <w:rFonts w:ascii="FangSong" w:eastAsia="FangSong" w:hAnsi="FangSong" w:hint="eastAsia"/>
                <w:rPrChange w:id="1250" w:author="妺晗 李" w:date="2026-04-07T18:45:00Z" w16du:dateUtc="2026-04-07T10:45:00Z">
                  <w:rPr>
                    <w:rFonts w:hint="eastAsia"/>
                  </w:rPr>
                </w:rPrChange>
              </w:rPr>
              <w:t>信息管理与信息系统</w:t>
            </w:r>
          </w:p>
        </w:tc>
        <w:tc>
          <w:tcPr>
            <w:tcW w:w="1728" w:type="dxa"/>
          </w:tcPr>
          <w:p w14:paraId="678731E6" w14:textId="77777777" w:rsidR="005D3173" w:rsidRPr="001A36D6" w:rsidRDefault="009030FF">
            <w:pPr>
              <w:rPr>
                <w:rFonts w:ascii="FangSong" w:eastAsia="FangSong" w:hAnsi="FangSong"/>
                <w:rPrChange w:id="1251" w:author="妺晗 李" w:date="2026-04-07T18:45:00Z" w16du:dateUtc="2026-04-07T10:45:00Z">
                  <w:rPr/>
                </w:rPrChange>
              </w:rPr>
            </w:pPr>
            <w:r w:rsidRPr="001A36D6">
              <w:rPr>
                <w:rFonts w:ascii="FangSong" w:eastAsia="FangSong" w:hAnsi="FangSong" w:hint="eastAsia"/>
                <w:rPrChange w:id="1252" w:author="妺晗 李" w:date="2026-04-07T18:45:00Z" w16du:dateUtc="2026-04-07T10:45:00Z">
                  <w:rPr>
                    <w:rFonts w:hint="eastAsia"/>
                  </w:rPr>
                </w:rPrChange>
              </w:rPr>
              <w:t>大二</w:t>
            </w:r>
          </w:p>
        </w:tc>
        <w:tc>
          <w:tcPr>
            <w:tcW w:w="1728" w:type="dxa"/>
          </w:tcPr>
          <w:p w14:paraId="48923938" w14:textId="77777777" w:rsidR="005D3173" w:rsidRPr="001A36D6" w:rsidRDefault="009030FF">
            <w:pPr>
              <w:rPr>
                <w:rFonts w:ascii="FangSong" w:eastAsia="FangSong" w:hAnsi="FangSong"/>
                <w:rPrChange w:id="1253" w:author="妺晗 李" w:date="2026-04-07T18:45:00Z" w16du:dateUtc="2026-04-07T10:45:00Z">
                  <w:rPr/>
                </w:rPrChange>
              </w:rPr>
            </w:pPr>
            <w:r w:rsidRPr="001A36D6">
              <w:rPr>
                <w:rFonts w:ascii="FangSong" w:eastAsia="FangSong" w:hAnsi="FangSong"/>
                <w:rPrChange w:id="1254" w:author="妺晗 李" w:date="2026-04-07T18:45:00Z" w16du:dateUtc="2026-04-07T10:45:00Z">
                  <w:rPr/>
                </w:rPrChange>
              </w:rPr>
              <w:t>2024201561</w:t>
            </w:r>
          </w:p>
        </w:tc>
      </w:tr>
      <w:tr w:rsidR="005D3173" w:rsidRPr="001A36D6" w14:paraId="3CB9A92A" w14:textId="77777777" w:rsidTr="005D3173">
        <w:tc>
          <w:tcPr>
            <w:tcW w:w="1728" w:type="dxa"/>
          </w:tcPr>
          <w:p w14:paraId="0DD21009" w14:textId="77777777" w:rsidR="005D3173" w:rsidRPr="001A36D6" w:rsidRDefault="009030FF">
            <w:pPr>
              <w:rPr>
                <w:rFonts w:ascii="FangSong" w:eastAsia="FangSong" w:hAnsi="FangSong"/>
                <w:rPrChange w:id="1255" w:author="妺晗 李" w:date="2026-04-07T18:45:00Z" w16du:dateUtc="2026-04-07T10:45:00Z">
                  <w:rPr/>
                </w:rPrChange>
              </w:rPr>
            </w:pPr>
            <w:r w:rsidRPr="001A36D6">
              <w:rPr>
                <w:rFonts w:ascii="FangSong" w:eastAsia="FangSong" w:hAnsi="FangSong" w:hint="eastAsia"/>
                <w:rPrChange w:id="1256" w:author="妺晗 李" w:date="2026-04-07T18:45:00Z" w16du:dateUtc="2026-04-07T10:45:00Z">
                  <w:rPr>
                    <w:rFonts w:hint="eastAsia"/>
                  </w:rPr>
                </w:rPrChange>
              </w:rPr>
              <w:t>李汶灿</w:t>
            </w:r>
          </w:p>
        </w:tc>
        <w:tc>
          <w:tcPr>
            <w:tcW w:w="1728" w:type="dxa"/>
          </w:tcPr>
          <w:p w14:paraId="4EBDE42A" w14:textId="77777777" w:rsidR="005D3173" w:rsidRPr="001A36D6" w:rsidRDefault="009030FF">
            <w:pPr>
              <w:rPr>
                <w:rFonts w:ascii="FangSong" w:eastAsia="FangSong" w:hAnsi="FangSong"/>
                <w:rPrChange w:id="1257" w:author="妺晗 李" w:date="2026-04-07T18:45:00Z" w16du:dateUtc="2026-04-07T10:45:00Z">
                  <w:rPr/>
                </w:rPrChange>
              </w:rPr>
            </w:pPr>
            <w:r w:rsidRPr="001A36D6">
              <w:rPr>
                <w:rFonts w:ascii="FangSong" w:eastAsia="FangSong" w:hAnsi="FangSong" w:hint="eastAsia"/>
                <w:rPrChange w:id="1258" w:author="妺晗 李" w:date="2026-04-07T18:45:00Z" w16du:dateUtc="2026-04-07T10:45:00Z">
                  <w:rPr>
                    <w:rFonts w:hint="eastAsia"/>
                  </w:rPr>
                </w:rPrChange>
              </w:rPr>
              <w:t>明德书院</w:t>
            </w:r>
          </w:p>
        </w:tc>
        <w:tc>
          <w:tcPr>
            <w:tcW w:w="1728" w:type="dxa"/>
          </w:tcPr>
          <w:p w14:paraId="65E6F041" w14:textId="77777777" w:rsidR="005D3173" w:rsidRPr="001A36D6" w:rsidRDefault="009030FF">
            <w:pPr>
              <w:rPr>
                <w:rFonts w:ascii="FangSong" w:eastAsia="FangSong" w:hAnsi="FangSong"/>
                <w:rPrChange w:id="1259" w:author="妺晗 李" w:date="2026-04-07T18:45:00Z" w16du:dateUtc="2026-04-07T10:45:00Z">
                  <w:rPr/>
                </w:rPrChange>
              </w:rPr>
            </w:pPr>
            <w:r w:rsidRPr="001A36D6">
              <w:rPr>
                <w:rFonts w:ascii="FangSong" w:eastAsia="FangSong" w:hAnsi="FangSong" w:hint="eastAsia"/>
                <w:rPrChange w:id="1260" w:author="妺晗 李" w:date="2026-04-07T18:45:00Z" w16du:dateUtc="2026-04-07T10:45:00Z">
                  <w:rPr>
                    <w:rFonts w:hint="eastAsia"/>
                  </w:rPr>
                </w:rPrChange>
              </w:rPr>
              <w:t>汉语言文学（古文字学方向）</w:t>
            </w:r>
          </w:p>
        </w:tc>
        <w:tc>
          <w:tcPr>
            <w:tcW w:w="1728" w:type="dxa"/>
          </w:tcPr>
          <w:p w14:paraId="679BD503" w14:textId="77777777" w:rsidR="005D3173" w:rsidRPr="001A36D6" w:rsidRDefault="009030FF">
            <w:pPr>
              <w:rPr>
                <w:rFonts w:ascii="FangSong" w:eastAsia="FangSong" w:hAnsi="FangSong"/>
                <w:rPrChange w:id="1261" w:author="妺晗 李" w:date="2026-04-07T18:45:00Z" w16du:dateUtc="2026-04-07T10:45:00Z">
                  <w:rPr/>
                </w:rPrChange>
              </w:rPr>
            </w:pPr>
            <w:r w:rsidRPr="001A36D6">
              <w:rPr>
                <w:rFonts w:ascii="FangSong" w:eastAsia="FangSong" w:hAnsi="FangSong" w:hint="eastAsia"/>
                <w:rPrChange w:id="1262" w:author="妺晗 李" w:date="2026-04-07T18:45:00Z" w16du:dateUtc="2026-04-07T10:45:00Z">
                  <w:rPr>
                    <w:rFonts w:hint="eastAsia"/>
                  </w:rPr>
                </w:rPrChange>
              </w:rPr>
              <w:t>大一</w:t>
            </w:r>
          </w:p>
        </w:tc>
        <w:tc>
          <w:tcPr>
            <w:tcW w:w="1728" w:type="dxa"/>
          </w:tcPr>
          <w:p w14:paraId="6047C767" w14:textId="77777777" w:rsidR="005D3173" w:rsidRPr="001A36D6" w:rsidRDefault="009030FF">
            <w:pPr>
              <w:rPr>
                <w:rFonts w:ascii="FangSong" w:eastAsia="FangSong" w:hAnsi="FangSong"/>
                <w:rPrChange w:id="1263" w:author="妺晗 李" w:date="2026-04-07T18:45:00Z" w16du:dateUtc="2026-04-07T10:45:00Z">
                  <w:rPr/>
                </w:rPrChange>
              </w:rPr>
            </w:pPr>
            <w:r w:rsidRPr="001A36D6">
              <w:rPr>
                <w:rFonts w:ascii="FangSong" w:eastAsia="FangSong" w:hAnsi="FangSong"/>
                <w:rPrChange w:id="1264" w:author="妺晗 李" w:date="2026-04-07T18:45:00Z" w16du:dateUtc="2026-04-07T10:45:00Z">
                  <w:rPr/>
                </w:rPrChange>
              </w:rPr>
              <w:t>2025202639</w:t>
            </w:r>
          </w:p>
        </w:tc>
      </w:tr>
      <w:tr w:rsidR="005D3173" w:rsidRPr="001A36D6" w14:paraId="244F8DDD" w14:textId="77777777" w:rsidTr="005D3173">
        <w:tc>
          <w:tcPr>
            <w:tcW w:w="1728" w:type="dxa"/>
          </w:tcPr>
          <w:p w14:paraId="399B7591" w14:textId="77777777" w:rsidR="005D3173" w:rsidRPr="001A36D6" w:rsidRDefault="009030FF">
            <w:pPr>
              <w:rPr>
                <w:rFonts w:ascii="FangSong" w:eastAsia="FangSong" w:hAnsi="FangSong"/>
                <w:rPrChange w:id="1265" w:author="妺晗 李" w:date="2026-04-07T18:45:00Z" w16du:dateUtc="2026-04-07T10:45:00Z">
                  <w:rPr/>
                </w:rPrChange>
              </w:rPr>
            </w:pPr>
            <w:r w:rsidRPr="001A36D6">
              <w:rPr>
                <w:rFonts w:ascii="FangSong" w:eastAsia="FangSong" w:hAnsi="FangSong" w:hint="eastAsia"/>
                <w:rPrChange w:id="1266" w:author="妺晗 李" w:date="2026-04-07T18:45:00Z" w16du:dateUtc="2026-04-07T10:45:00Z">
                  <w:rPr>
                    <w:rFonts w:hint="eastAsia"/>
                  </w:rPr>
                </w:rPrChange>
              </w:rPr>
              <w:t>徐健怡</w:t>
            </w:r>
          </w:p>
        </w:tc>
        <w:tc>
          <w:tcPr>
            <w:tcW w:w="1728" w:type="dxa"/>
          </w:tcPr>
          <w:p w14:paraId="1BFA1631" w14:textId="77777777" w:rsidR="005D3173" w:rsidRPr="001A36D6" w:rsidRDefault="009030FF">
            <w:pPr>
              <w:rPr>
                <w:rFonts w:ascii="FangSong" w:eastAsia="FangSong" w:hAnsi="FangSong"/>
                <w:rPrChange w:id="1267" w:author="妺晗 李" w:date="2026-04-07T18:45:00Z" w16du:dateUtc="2026-04-07T10:45:00Z">
                  <w:rPr/>
                </w:rPrChange>
              </w:rPr>
            </w:pPr>
            <w:r w:rsidRPr="001A36D6">
              <w:rPr>
                <w:rFonts w:ascii="FangSong" w:eastAsia="FangSong" w:hAnsi="FangSong" w:hint="eastAsia"/>
                <w:rPrChange w:id="1268" w:author="妺晗 李" w:date="2026-04-07T18:45:00Z" w16du:dateUtc="2026-04-07T10:45:00Z">
                  <w:rPr>
                    <w:rFonts w:hint="eastAsia"/>
                  </w:rPr>
                </w:rPrChange>
              </w:rPr>
              <w:t>文学院</w:t>
            </w:r>
          </w:p>
        </w:tc>
        <w:tc>
          <w:tcPr>
            <w:tcW w:w="1728" w:type="dxa"/>
          </w:tcPr>
          <w:p w14:paraId="64321976" w14:textId="77777777" w:rsidR="005D3173" w:rsidRPr="001A36D6" w:rsidRDefault="009030FF">
            <w:pPr>
              <w:rPr>
                <w:rFonts w:ascii="FangSong" w:eastAsia="FangSong" w:hAnsi="FangSong"/>
                <w:rPrChange w:id="1269" w:author="妺晗 李" w:date="2026-04-07T18:45:00Z" w16du:dateUtc="2026-04-07T10:45:00Z">
                  <w:rPr/>
                </w:rPrChange>
              </w:rPr>
            </w:pPr>
            <w:r w:rsidRPr="001A36D6">
              <w:rPr>
                <w:rFonts w:ascii="FangSong" w:eastAsia="FangSong" w:hAnsi="FangSong" w:hint="eastAsia"/>
                <w:rPrChange w:id="1270" w:author="妺晗 李" w:date="2026-04-07T18:45:00Z" w16du:dateUtc="2026-04-07T10:45:00Z">
                  <w:rPr>
                    <w:rFonts w:hint="eastAsia"/>
                  </w:rPr>
                </w:rPrChange>
              </w:rPr>
              <w:t>汉语言文学（古文字学方向）</w:t>
            </w:r>
          </w:p>
        </w:tc>
        <w:tc>
          <w:tcPr>
            <w:tcW w:w="1728" w:type="dxa"/>
          </w:tcPr>
          <w:p w14:paraId="71079E87" w14:textId="77777777" w:rsidR="005D3173" w:rsidRPr="001A36D6" w:rsidRDefault="009030FF">
            <w:pPr>
              <w:rPr>
                <w:rFonts w:ascii="FangSong" w:eastAsia="FangSong" w:hAnsi="FangSong"/>
                <w:rPrChange w:id="1271" w:author="妺晗 李" w:date="2026-04-07T18:45:00Z" w16du:dateUtc="2026-04-07T10:45:00Z">
                  <w:rPr/>
                </w:rPrChange>
              </w:rPr>
            </w:pPr>
            <w:r w:rsidRPr="001A36D6">
              <w:rPr>
                <w:rFonts w:ascii="FangSong" w:eastAsia="FangSong" w:hAnsi="FangSong" w:hint="eastAsia"/>
                <w:rPrChange w:id="1272" w:author="妺晗 李" w:date="2026-04-07T18:45:00Z" w16du:dateUtc="2026-04-07T10:45:00Z">
                  <w:rPr>
                    <w:rFonts w:hint="eastAsia"/>
                  </w:rPr>
                </w:rPrChange>
              </w:rPr>
              <w:t>大四</w:t>
            </w:r>
          </w:p>
        </w:tc>
        <w:tc>
          <w:tcPr>
            <w:tcW w:w="1728" w:type="dxa"/>
          </w:tcPr>
          <w:p w14:paraId="4C599901" w14:textId="77777777" w:rsidR="005D3173" w:rsidRPr="001A36D6" w:rsidRDefault="009030FF">
            <w:pPr>
              <w:rPr>
                <w:rFonts w:ascii="FangSong" w:eastAsia="FangSong" w:hAnsi="FangSong"/>
                <w:rPrChange w:id="1273" w:author="妺晗 李" w:date="2026-04-07T18:45:00Z" w16du:dateUtc="2026-04-07T10:45:00Z">
                  <w:rPr/>
                </w:rPrChange>
              </w:rPr>
            </w:pPr>
            <w:r w:rsidRPr="001A36D6">
              <w:rPr>
                <w:rFonts w:ascii="FangSong" w:eastAsia="FangSong" w:hAnsi="FangSong"/>
                <w:rPrChange w:id="1274" w:author="妺晗 李" w:date="2026-04-07T18:45:00Z" w16du:dateUtc="2026-04-07T10:45:00Z">
                  <w:rPr/>
                </w:rPrChange>
              </w:rPr>
              <w:t>2022200825</w:t>
            </w:r>
          </w:p>
        </w:tc>
      </w:tr>
    </w:tbl>
    <w:p w14:paraId="1B020A3D" w14:textId="77777777" w:rsidR="00866708" w:rsidRPr="001A36D6" w:rsidRDefault="00866708">
      <w:pPr>
        <w:rPr>
          <w:rFonts w:ascii="FangSong" w:eastAsia="FangSong" w:hAnsi="FangSong"/>
          <w:rPrChange w:id="1275" w:author="妺晗 李" w:date="2026-04-07T18:45:00Z" w16du:dateUtc="2026-04-07T10:45:00Z">
            <w:rPr/>
          </w:rPrChange>
        </w:rPr>
      </w:pPr>
    </w:p>
    <w:sectPr w:rsidR="00866708" w:rsidRPr="001A36D6">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FangSong">
    <w:altName w:val="仿宋"/>
    <w:panose1 w:val="02010609060101010101"/>
    <w:charset w:val="86"/>
    <w:family w:val="modern"/>
    <w:pitch w:val="fixed"/>
    <w:sig w:usb0="800002BF" w:usb1="38CF7CFA" w:usb2="00000016" w:usb3="00000000" w:csb0="00040001"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altName w:val="DengXian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33AC"/>
    <w:multiLevelType w:val="singleLevel"/>
    <w:tmpl w:val="FAE011D8"/>
    <w:lvl w:ilvl="0">
      <w:start w:val="1"/>
      <w:numFmt w:val="decimal"/>
      <w:lvlText w:val="%1."/>
      <w:lvlJc w:val="left"/>
    </w:lvl>
  </w:abstractNum>
  <w:abstractNum w:abstractNumId="1" w15:restartNumberingAfterBreak="0">
    <w:nsid w:val="26B76E47"/>
    <w:multiLevelType w:val="singleLevel"/>
    <w:tmpl w:val="E0EED066"/>
    <w:lvl w:ilvl="0">
      <w:start w:val="1"/>
      <w:numFmt w:val="decimal"/>
      <w:lvlText w:val="%1."/>
      <w:lvlJc w:val="left"/>
    </w:lvl>
  </w:abstractNum>
  <w:abstractNum w:abstractNumId="2" w15:restartNumberingAfterBreak="0">
    <w:nsid w:val="382237CD"/>
    <w:multiLevelType w:val="singleLevel"/>
    <w:tmpl w:val="C412787A"/>
    <w:lvl w:ilvl="0">
      <w:start w:val="1"/>
      <w:numFmt w:val="decimal"/>
      <w:lvlText w:val="%1."/>
      <w:lvlJc w:val="left"/>
    </w:lvl>
  </w:abstractNum>
  <w:abstractNum w:abstractNumId="3" w15:restartNumberingAfterBreak="0">
    <w:nsid w:val="40CD4C21"/>
    <w:multiLevelType w:val="singleLevel"/>
    <w:tmpl w:val="895C189C"/>
    <w:lvl w:ilvl="0">
      <w:start w:val="1"/>
      <w:numFmt w:val="decimal"/>
      <w:lvlText w:val="%1."/>
      <w:lvlJc w:val="left"/>
    </w:lvl>
  </w:abstractNum>
  <w:abstractNum w:abstractNumId="4" w15:restartNumberingAfterBreak="0">
    <w:nsid w:val="40FE0A81"/>
    <w:multiLevelType w:val="multilevel"/>
    <w:tmpl w:val="343079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39A0CB9"/>
    <w:multiLevelType w:val="hybridMultilevel"/>
    <w:tmpl w:val="7CB6C460"/>
    <w:lvl w:ilvl="0" w:tplc="62BC4DC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5CB54461"/>
    <w:multiLevelType w:val="singleLevel"/>
    <w:tmpl w:val="20AA8F98"/>
    <w:lvl w:ilvl="0">
      <w:start w:val="1"/>
      <w:numFmt w:val="bullet"/>
      <w:lvlText w:val=""/>
      <w:lvlJc w:val="left"/>
      <w:rPr>
        <w:rFonts w:ascii="Wingdings" w:hAnsi="Wingdings" w:cs="Wingdings" w:hint="default"/>
      </w:rPr>
    </w:lvl>
  </w:abstractNum>
  <w:abstractNum w:abstractNumId="7" w15:restartNumberingAfterBreak="0">
    <w:nsid w:val="6A477F21"/>
    <w:multiLevelType w:val="multilevel"/>
    <w:tmpl w:val="EAF8B7F6"/>
    <w:lvl w:ilvl="0">
      <w:start w:val="1"/>
      <w:numFmt w:val="decimal"/>
      <w:lvlText w:val="%1."/>
      <w:lvlJc w:val="left"/>
    </w:lvl>
    <w:lvl w:ilvl="1">
      <w:start w:val="1"/>
      <w:numFmt w:val="lowerLetter"/>
      <w:lvlText w:val="%2."/>
      <w:lvlJc w:val="left"/>
      <w:pPr>
        <w:ind w:leftChars="200" w:hanging="336"/>
      </w:pPr>
    </w:lvl>
    <w:lvl w:ilvl="2">
      <w:start w:val="1"/>
      <w:numFmt w:val="lowerRoman"/>
      <w:lvlText w:val="%3."/>
      <w:lvlJc w:val="left"/>
      <w:pPr>
        <w:ind w:leftChars="400" w:hanging="336"/>
      </w:pPr>
    </w:lvl>
    <w:lvl w:ilvl="3">
      <w:start w:val="1"/>
      <w:numFmt w:val="decimal"/>
      <w:lvlText w:val="%4."/>
      <w:lvlJc w:val="left"/>
      <w:pPr>
        <w:ind w:leftChars="600" w:firstLine="0"/>
      </w:pPr>
    </w:lvl>
    <w:lvl w:ilvl="4">
      <w:start w:val="1"/>
      <w:numFmt w:val="lowerLetter"/>
      <w:lvlText w:val="%5."/>
      <w:lvlJc w:val="left"/>
      <w:pPr>
        <w:ind w:leftChars="800" w:hanging="336"/>
      </w:pPr>
    </w:lvl>
    <w:lvl w:ilvl="5">
      <w:start w:val="1"/>
      <w:numFmt w:val="lowerRoman"/>
      <w:lvlText w:val="%6."/>
      <w:lvlJc w:val="left"/>
      <w:pPr>
        <w:ind w:leftChars="1000" w:hanging="336"/>
      </w:pPr>
    </w:lvl>
    <w:lvl w:ilvl="6">
      <w:start w:val="1"/>
      <w:numFmt w:val="decimal"/>
      <w:lvlText w:val="%7."/>
      <w:lvlJc w:val="left"/>
      <w:pPr>
        <w:ind w:leftChars="1200" w:firstLine="0"/>
      </w:pPr>
    </w:lvl>
    <w:lvl w:ilvl="7">
      <w:start w:val="1"/>
      <w:numFmt w:val="lowerLetter"/>
      <w:lvlText w:val="%8."/>
      <w:lvlJc w:val="left"/>
      <w:pPr>
        <w:ind w:leftChars="1400" w:hanging="336"/>
      </w:pPr>
    </w:lvl>
    <w:lvl w:ilvl="8">
      <w:start w:val="1"/>
      <w:numFmt w:val="lowerRoman"/>
      <w:lvlText w:val="%9."/>
      <w:lvlJc w:val="left"/>
      <w:pPr>
        <w:ind w:leftChars="1600" w:hanging="336"/>
      </w:pPr>
    </w:lvl>
  </w:abstractNum>
  <w:abstractNum w:abstractNumId="8" w15:restartNumberingAfterBreak="0">
    <w:nsid w:val="6C9E3A57"/>
    <w:multiLevelType w:val="singleLevel"/>
    <w:tmpl w:val="B03682EC"/>
    <w:lvl w:ilvl="0">
      <w:start w:val="1"/>
      <w:numFmt w:val="decimal"/>
      <w:lvlText w:val="%1."/>
      <w:lvlJc w:val="left"/>
    </w:lvl>
  </w:abstractNum>
  <w:abstractNum w:abstractNumId="9" w15:restartNumberingAfterBreak="0">
    <w:nsid w:val="70861524"/>
    <w:multiLevelType w:val="singleLevel"/>
    <w:tmpl w:val="8B4EB6D8"/>
    <w:lvl w:ilvl="0">
      <w:start w:val="1"/>
      <w:numFmt w:val="decimal"/>
      <w:lvlText w:val="%1."/>
      <w:lvlJc w:val="left"/>
    </w:lvl>
  </w:abstractNum>
  <w:abstractNum w:abstractNumId="10" w15:restartNumberingAfterBreak="0">
    <w:nsid w:val="708914E5"/>
    <w:multiLevelType w:val="multilevel"/>
    <w:tmpl w:val="829624F0"/>
    <w:lvl w:ilvl="0">
      <w:start w:val="1"/>
      <w:numFmt w:val="bullet"/>
      <w:lvlText w:val=""/>
      <w:lvlJc w:val="left"/>
      <w:rPr>
        <w:rFonts w:ascii="Wingdings" w:hAnsi="Wingdings" w:cs="Wingdings" w:hint="default"/>
      </w:rPr>
    </w:lvl>
    <w:lvl w:ilvl="1">
      <w:start w:val="1"/>
      <w:numFmt w:val="bullet"/>
      <w:lvlText w:val="¡"/>
      <w:lvlJc w:val="left"/>
      <w:pPr>
        <w:ind w:leftChars="200" w:hanging="336"/>
      </w:pPr>
      <w:rPr>
        <w:rFonts w:ascii="Wingdings" w:hAnsi="Wingdings" w:cs="Wingdings" w:hint="default"/>
      </w:rPr>
    </w:lvl>
    <w:lvl w:ilvl="2">
      <w:start w:val="1"/>
      <w:numFmt w:val="bullet"/>
      <w:lvlText w:val=""/>
      <w:lvlJc w:val="left"/>
      <w:pPr>
        <w:ind w:leftChars="400" w:hanging="336"/>
      </w:pPr>
      <w:rPr>
        <w:rFonts w:ascii="Wingdings" w:hAnsi="Wingdings" w:cs="Wingdings" w:hint="default"/>
      </w:rPr>
    </w:lvl>
    <w:lvl w:ilvl="3">
      <w:start w:val="1"/>
      <w:numFmt w:val="bullet"/>
      <w:lvlText w:val=""/>
      <w:lvlJc w:val="left"/>
      <w:pPr>
        <w:ind w:leftChars="600" w:firstLine="0"/>
      </w:pPr>
      <w:rPr>
        <w:rFonts w:ascii="Wingdings" w:hAnsi="Wingdings" w:cs="Wingdings" w:hint="default"/>
      </w:rPr>
    </w:lvl>
    <w:lvl w:ilvl="4">
      <w:start w:val="1"/>
      <w:numFmt w:val="bullet"/>
      <w:lvlText w:val="¡"/>
      <w:lvlJc w:val="left"/>
      <w:pPr>
        <w:ind w:leftChars="800" w:hanging="336"/>
      </w:pPr>
      <w:rPr>
        <w:rFonts w:ascii="Wingdings" w:hAnsi="Wingdings" w:cs="Wingdings" w:hint="default"/>
      </w:rPr>
    </w:lvl>
    <w:lvl w:ilvl="5">
      <w:start w:val="1"/>
      <w:numFmt w:val="bullet"/>
      <w:lvlText w:val=""/>
      <w:lvlJc w:val="left"/>
      <w:pPr>
        <w:ind w:leftChars="1000" w:hanging="336"/>
      </w:pPr>
      <w:rPr>
        <w:rFonts w:ascii="Wingdings" w:hAnsi="Wingdings" w:cs="Wingdings" w:hint="default"/>
      </w:rPr>
    </w:lvl>
    <w:lvl w:ilvl="6">
      <w:start w:val="1"/>
      <w:numFmt w:val="bullet"/>
      <w:lvlText w:val=""/>
      <w:lvlJc w:val="left"/>
      <w:pPr>
        <w:ind w:leftChars="1200" w:firstLine="0"/>
      </w:pPr>
      <w:rPr>
        <w:rFonts w:ascii="Wingdings" w:hAnsi="Wingdings" w:cs="Wingdings" w:hint="default"/>
      </w:rPr>
    </w:lvl>
    <w:lvl w:ilvl="7">
      <w:start w:val="1"/>
      <w:numFmt w:val="bullet"/>
      <w:lvlText w:val="¡"/>
      <w:lvlJc w:val="left"/>
      <w:pPr>
        <w:ind w:leftChars="1400" w:hanging="336"/>
      </w:pPr>
      <w:rPr>
        <w:rFonts w:ascii="Wingdings" w:hAnsi="Wingdings" w:cs="Wingdings" w:hint="default"/>
      </w:rPr>
    </w:lvl>
    <w:lvl w:ilvl="8">
      <w:start w:val="1"/>
      <w:numFmt w:val="bullet"/>
      <w:lvlText w:val=""/>
      <w:lvlJc w:val="left"/>
      <w:pPr>
        <w:ind w:leftChars="1600" w:hanging="336"/>
      </w:pPr>
      <w:rPr>
        <w:rFonts w:ascii="Wingdings" w:hAnsi="Wingdings" w:cs="Wingdings" w:hint="default"/>
      </w:rPr>
    </w:lvl>
  </w:abstractNum>
  <w:abstractNum w:abstractNumId="11" w15:restartNumberingAfterBreak="0">
    <w:nsid w:val="70913492"/>
    <w:multiLevelType w:val="hybridMultilevel"/>
    <w:tmpl w:val="799CD218"/>
    <w:lvl w:ilvl="0" w:tplc="13E0DAD4">
      <w:start w:val="2"/>
      <w:numFmt w:val="japaneseCounting"/>
      <w:lvlText w:val="第%1，"/>
      <w:lvlJc w:val="left"/>
      <w:pPr>
        <w:ind w:left="720" w:hanging="720"/>
      </w:pPr>
      <w:rPr>
        <w:rFonts w:hint="default"/>
        <w:color w:val="00000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0F24301"/>
    <w:multiLevelType w:val="singleLevel"/>
    <w:tmpl w:val="78525E82"/>
    <w:lvl w:ilvl="0">
      <w:start w:val="1"/>
      <w:numFmt w:val="bullet"/>
      <w:lvlText w:val=""/>
      <w:lvlJc w:val="left"/>
      <w:rPr>
        <w:rFonts w:ascii="Wingdings" w:hAnsi="Wingdings" w:cs="Wingdings" w:hint="default"/>
      </w:rPr>
    </w:lvl>
  </w:abstractNum>
  <w:abstractNum w:abstractNumId="13" w15:restartNumberingAfterBreak="0">
    <w:nsid w:val="75BE47EA"/>
    <w:multiLevelType w:val="singleLevel"/>
    <w:tmpl w:val="1AA0D4AA"/>
    <w:lvl w:ilvl="0">
      <w:start w:val="1"/>
      <w:numFmt w:val="decimal"/>
      <w:lvlText w:val="%1."/>
      <w:lvlJc w:val="left"/>
    </w:lvl>
  </w:abstractNum>
  <w:abstractNum w:abstractNumId="14" w15:restartNumberingAfterBreak="0">
    <w:nsid w:val="79895CA4"/>
    <w:multiLevelType w:val="singleLevel"/>
    <w:tmpl w:val="B4EEC390"/>
    <w:lvl w:ilvl="0">
      <w:start w:val="1"/>
      <w:numFmt w:val="bullet"/>
      <w:lvlText w:val=""/>
      <w:lvlJc w:val="left"/>
      <w:rPr>
        <w:rFonts w:ascii="Wingdings" w:hAnsi="Wingdings" w:cs="Wingdings" w:hint="default"/>
      </w:rPr>
    </w:lvl>
  </w:abstractNum>
  <w:abstractNum w:abstractNumId="15" w15:restartNumberingAfterBreak="0">
    <w:nsid w:val="7CB6193D"/>
    <w:multiLevelType w:val="singleLevel"/>
    <w:tmpl w:val="D93685F8"/>
    <w:lvl w:ilvl="0">
      <w:start w:val="1"/>
      <w:numFmt w:val="japaneseCounting"/>
      <w:lvlText w:val="第%1，"/>
      <w:lvlJc w:val="left"/>
      <w:rPr>
        <w:rFonts w:ascii="FangSong" w:eastAsia="FangSong" w:hAnsi="FangSong" w:cstheme="minorBidi"/>
      </w:rPr>
    </w:lvl>
  </w:abstractNum>
  <w:num w:numId="1" w16cid:durableId="1317615131">
    <w:abstractNumId w:val="2"/>
  </w:num>
  <w:num w:numId="2" w16cid:durableId="1438480943">
    <w:abstractNumId w:val="12"/>
  </w:num>
  <w:num w:numId="3" w16cid:durableId="925578447">
    <w:abstractNumId w:val="7"/>
  </w:num>
  <w:num w:numId="4" w16cid:durableId="1286691592">
    <w:abstractNumId w:val="6"/>
  </w:num>
  <w:num w:numId="5" w16cid:durableId="803617660">
    <w:abstractNumId w:val="15"/>
  </w:num>
  <w:num w:numId="6" w16cid:durableId="1529219757">
    <w:abstractNumId w:val="4"/>
  </w:num>
  <w:num w:numId="7" w16cid:durableId="1784760622">
    <w:abstractNumId w:val="4"/>
  </w:num>
  <w:num w:numId="8" w16cid:durableId="1731683561">
    <w:abstractNumId w:val="1"/>
  </w:num>
  <w:num w:numId="9" w16cid:durableId="1607889545">
    <w:abstractNumId w:val="8"/>
  </w:num>
  <w:num w:numId="10" w16cid:durableId="1171793610">
    <w:abstractNumId w:val="13"/>
  </w:num>
  <w:num w:numId="11" w16cid:durableId="854995466">
    <w:abstractNumId w:val="9"/>
  </w:num>
  <w:num w:numId="12" w16cid:durableId="1638074269">
    <w:abstractNumId w:val="10"/>
  </w:num>
  <w:num w:numId="13" w16cid:durableId="410347181">
    <w:abstractNumId w:val="0"/>
  </w:num>
  <w:num w:numId="14" w16cid:durableId="216742755">
    <w:abstractNumId w:val="14"/>
  </w:num>
  <w:num w:numId="15" w16cid:durableId="1192495854">
    <w:abstractNumId w:val="3"/>
  </w:num>
  <w:num w:numId="16" w16cid:durableId="786508422">
    <w:abstractNumId w:val="11"/>
  </w:num>
  <w:num w:numId="17" w16cid:durableId="125161908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妺晗 李">
    <w15:presenceInfo w15:providerId="Windows Live" w15:userId="4906cde9f71d1756"/>
  </w15:person>
  <w15:person w15:author="31572">
    <w15:presenceInfo w15:providerId="None" w15:userId="3157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oNotDisplayPageBoundaries/>
  <w:bordersDoNotSurroundHeader/>
  <w:bordersDoNotSurroundFooter/>
  <w:trackRevision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C64"/>
    <w:rsid w:val="00110B1D"/>
    <w:rsid w:val="001A36D6"/>
    <w:rsid w:val="001E638B"/>
    <w:rsid w:val="00205D7B"/>
    <w:rsid w:val="0028749A"/>
    <w:rsid w:val="002A7061"/>
    <w:rsid w:val="003B64C5"/>
    <w:rsid w:val="00493FC4"/>
    <w:rsid w:val="004D5551"/>
    <w:rsid w:val="004E5C64"/>
    <w:rsid w:val="005D3173"/>
    <w:rsid w:val="00640DF6"/>
    <w:rsid w:val="00655E38"/>
    <w:rsid w:val="006C3AAC"/>
    <w:rsid w:val="007128C0"/>
    <w:rsid w:val="00757C96"/>
    <w:rsid w:val="007E6D51"/>
    <w:rsid w:val="00866708"/>
    <w:rsid w:val="00866D12"/>
    <w:rsid w:val="00902864"/>
    <w:rsid w:val="009030FF"/>
    <w:rsid w:val="00A13656"/>
    <w:rsid w:val="00AA6C91"/>
    <w:rsid w:val="00AF123F"/>
    <w:rsid w:val="00C47FBD"/>
    <w:rsid w:val="00D51CB9"/>
    <w:rsid w:val="00D61514"/>
    <w:rsid w:val="00DF687E"/>
    <w:rsid w:val="00E13A26"/>
    <w:rsid w:val="00F31165"/>
    <w:rsid w:val="00FC56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F81F1"/>
  <w15:docId w15:val="{0BDF88B9-1BFA-46C3-B2BA-8491E9A07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4"/>
    <w:rPr>
      <w:color w:val="156082" w:themeColor="accent1"/>
    </w:rPr>
  </w:style>
  <w:style w:type="paragraph" w:customStyle="1" w:styleId="Compact">
    <w:name w:val="Compact"/>
    <w:basedOn w:val="a5"/>
    <w:qFormat/>
    <w:pPr>
      <w:spacing w:before="36" w:after="36"/>
    </w:pPr>
  </w:style>
  <w:style w:type="character" w:customStyle="1" w:styleId="SpecialCharTok">
    <w:name w:val="SpecialCharTok"/>
    <w:basedOn w:val="VerbatimChar"/>
    <w:rPr>
      <w:rFonts w:ascii="Consolas" w:hAnsi="Consolas"/>
      <w:color w:val="4070A0"/>
      <w:sz w:val="22"/>
    </w:rPr>
  </w:style>
  <w:style w:type="character" w:customStyle="1" w:styleId="a6">
    <w:name w:val="副标题 字符"/>
    <w:basedOn w:val="a0"/>
    <w:link w:val="a7"/>
    <w:uiPriority w:val="11"/>
    <w:rsid w:val="00A10FD9"/>
    <w:rPr>
      <w:rFonts w:eastAsiaTheme="majorEastAsia" w:cstheme="majorBidi"/>
      <w:color w:val="595959" w:themeColor="text1" w:themeTint="A6"/>
      <w:spacing w:val="15"/>
      <w:sz w:val="28"/>
      <w:szCs w:val="28"/>
    </w:rPr>
  </w:style>
  <w:style w:type="character" w:customStyle="1" w:styleId="OtherTok">
    <w:name w:val="OtherTok"/>
    <w:basedOn w:val="VerbatimChar"/>
    <w:rPr>
      <w:rFonts w:ascii="Consolas" w:hAnsi="Consolas"/>
      <w:color w:val="007020"/>
      <w:sz w:val="22"/>
    </w:rPr>
  </w:style>
  <w:style w:type="paragraph" w:styleId="a7">
    <w:name w:val="Subtitle"/>
    <w:basedOn w:val="a8"/>
    <w:link w:val="a6"/>
    <w:uiPriority w:val="11"/>
    <w:qFormat/>
    <w:rsid w:val="00A10FD9"/>
    <w:pPr>
      <w:numPr>
        <w:ilvl w:val="1"/>
      </w:numPr>
    </w:pPr>
    <w:rPr>
      <w:spacing w:val="15"/>
      <w:sz w:val="28"/>
      <w:szCs w:val="28"/>
    </w:rPr>
  </w:style>
  <w:style w:type="character" w:customStyle="1" w:styleId="AttributeTok">
    <w:name w:val="AttributeTok"/>
    <w:basedOn w:val="VerbatimChar"/>
    <w:rPr>
      <w:rFonts w:ascii="Consolas" w:hAnsi="Consolas"/>
      <w:color w:val="7D9029"/>
      <w:sz w:val="22"/>
    </w:rPr>
  </w:style>
  <w:style w:type="character" w:customStyle="1" w:styleId="10">
    <w:name w:val="标题 1 字符"/>
    <w:basedOn w:val="a0"/>
    <w:link w:val="1"/>
    <w:uiPriority w:val="9"/>
    <w:rsid w:val="00A10FD9"/>
    <w:rPr>
      <w:rFonts w:asciiTheme="majorHAnsi" w:eastAsiaTheme="majorEastAsia" w:hAnsiTheme="majorHAnsi" w:cstheme="majorBidi"/>
      <w:color w:val="0F4761" w:themeColor="accent1" w:themeShade="BF"/>
      <w:sz w:val="40"/>
      <w:szCs w:val="40"/>
    </w:rPr>
  </w:style>
  <w:style w:type="paragraph" w:styleId="TOC">
    <w:name w:val="TOC Heading"/>
    <w:basedOn w:val="1"/>
    <w:uiPriority w:val="39"/>
    <w:unhideWhenUsed/>
    <w:qFormat/>
    <w:pPr>
      <w:spacing w:before="240" w:line="259" w:lineRule="auto"/>
      <w:outlineLvl w:val="9"/>
    </w:pPr>
  </w:style>
  <w:style w:type="character" w:customStyle="1" w:styleId="ControlFlowTok">
    <w:name w:val="ControlFlowTok"/>
    <w:basedOn w:val="VerbatimChar"/>
    <w:rPr>
      <w:rFonts w:ascii="Consolas" w:hAnsi="Consolas"/>
      <w:b/>
      <w:color w:val="007020"/>
      <w:sz w:val="22"/>
    </w:rPr>
  </w:style>
  <w:style w:type="character" w:customStyle="1" w:styleId="InformationTok">
    <w:name w:val="InformationTok"/>
    <w:basedOn w:val="VerbatimChar"/>
    <w:rPr>
      <w:rFonts w:ascii="Consolas" w:hAnsi="Consolas"/>
      <w:b/>
      <w:i/>
      <w:color w:val="60A0B0"/>
      <w:sz w:val="22"/>
    </w:rPr>
  </w:style>
  <w:style w:type="paragraph" w:customStyle="1" w:styleId="Figure">
    <w:name w:val="Figure"/>
    <w:basedOn w:val="a"/>
  </w:style>
  <w:style w:type="character" w:customStyle="1" w:styleId="ExtensionTok">
    <w:name w:val="ExtensionTok"/>
    <w:basedOn w:val="VerbatimChar"/>
    <w:rPr>
      <w:rFonts w:ascii="Consolas" w:hAnsi="Consolas"/>
      <w:sz w:val="22"/>
    </w:rPr>
  </w:style>
  <w:style w:type="paragraph" w:styleId="a9">
    <w:name w:val="Block Text"/>
    <w:basedOn w:val="a5"/>
    <w:uiPriority w:val="9"/>
    <w:unhideWhenUsed/>
    <w:qFormat/>
    <w:pPr>
      <w:spacing w:before="100" w:after="100"/>
      <w:ind w:left="480" w:right="480"/>
    </w:pPr>
  </w:style>
  <w:style w:type="character" w:customStyle="1" w:styleId="40">
    <w:name w:val="标题 4 字符"/>
    <w:basedOn w:val="a0"/>
    <w:link w:val="4"/>
    <w:uiPriority w:val="9"/>
    <w:semiHidden/>
    <w:rsid w:val="00A10FD9"/>
    <w:rPr>
      <w:rFonts w:eastAsiaTheme="majorEastAsia" w:cstheme="majorBidi"/>
      <w:i/>
      <w:iCs/>
      <w:color w:val="0F4761" w:themeColor="accent1" w:themeShade="BF"/>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Abstract">
    <w:name w:val="Abstract"/>
    <w:basedOn w:val="a"/>
    <w:qFormat/>
    <w:pPr>
      <w:keepNext/>
      <w:keepLines/>
      <w:spacing w:before="100" w:after="300"/>
    </w:pPr>
    <w:rPr>
      <w:sz w:val="20"/>
      <w:szCs w:val="20"/>
    </w:rPr>
  </w:style>
  <w:style w:type="character" w:customStyle="1" w:styleId="AnnotationTok">
    <w:name w:val="AnnotationTok"/>
    <w:basedOn w:val="VerbatimChar"/>
    <w:rPr>
      <w:rFonts w:ascii="Consolas" w:hAnsi="Consolas"/>
      <w:b/>
      <w:i/>
      <w:color w:val="60A0B0"/>
      <w:sz w:val="22"/>
    </w:rPr>
  </w:style>
  <w:style w:type="character" w:customStyle="1" w:styleId="DecValTok">
    <w:name w:val="DecValTok"/>
    <w:basedOn w:val="VerbatimChar"/>
    <w:rPr>
      <w:rFonts w:ascii="Consolas" w:hAnsi="Consolas"/>
      <w:color w:val="40A070"/>
      <w:sz w:val="22"/>
    </w:rPr>
  </w:style>
  <w:style w:type="character" w:customStyle="1" w:styleId="90">
    <w:name w:val="标题 9 字符"/>
    <w:basedOn w:val="a0"/>
    <w:link w:val="9"/>
    <w:uiPriority w:val="9"/>
    <w:semiHidden/>
    <w:rsid w:val="00A10FD9"/>
    <w:rPr>
      <w:rFonts w:eastAsiaTheme="majorEastAsia" w:cstheme="majorBidi"/>
      <w:color w:val="272727" w:themeColor="text1" w:themeTint="D8"/>
    </w:rPr>
  </w:style>
  <w:style w:type="character" w:customStyle="1" w:styleId="NormalTok">
    <w:name w:val="NormalTok"/>
    <w:basedOn w:val="VerbatimChar"/>
    <w:rPr>
      <w:rFonts w:ascii="Consolas" w:hAnsi="Consolas"/>
      <w:sz w:val="22"/>
    </w:rPr>
  </w:style>
  <w:style w:type="character" w:customStyle="1" w:styleId="WarningTok">
    <w:name w:val="WarningTok"/>
    <w:basedOn w:val="VerbatimChar"/>
    <w:rPr>
      <w:rFonts w:ascii="Consolas" w:hAnsi="Consolas"/>
      <w:b/>
      <w:i/>
      <w:color w:val="60A0B0"/>
      <w:sz w:val="22"/>
    </w:rPr>
  </w:style>
  <w:style w:type="character" w:customStyle="1" w:styleId="FunctionTok">
    <w:name w:val="FunctionTok"/>
    <w:basedOn w:val="VerbatimChar"/>
    <w:rPr>
      <w:rFonts w:ascii="Consolas" w:hAnsi="Consolas"/>
      <w:color w:val="06287E"/>
      <w:sz w:val="22"/>
    </w:rPr>
  </w:style>
  <w:style w:type="character" w:customStyle="1" w:styleId="KeywordTok">
    <w:name w:val="KeywordTok"/>
    <w:basedOn w:val="VerbatimChar"/>
    <w:rPr>
      <w:rFonts w:ascii="Consolas" w:hAnsi="Consolas"/>
      <w:b/>
      <w:color w:val="007020"/>
      <w:sz w:val="22"/>
    </w:rPr>
  </w:style>
  <w:style w:type="character" w:customStyle="1" w:styleId="30">
    <w:name w:val="标题 3 字符"/>
    <w:basedOn w:val="a0"/>
    <w:link w:val="3"/>
    <w:uiPriority w:val="9"/>
    <w:semiHidden/>
    <w:rsid w:val="00A10FD9"/>
    <w:rPr>
      <w:rFonts w:eastAsiaTheme="majorEastAsia" w:cstheme="majorBidi"/>
      <w:color w:val="0F4761" w:themeColor="accent1" w:themeShade="BF"/>
      <w:sz w:val="28"/>
      <w:szCs w:val="28"/>
    </w:rPr>
  </w:style>
  <w:style w:type="paragraph" w:customStyle="1" w:styleId="CaptionedFigure">
    <w:name w:val="Captioned Figure"/>
    <w:basedOn w:val="Figure"/>
    <w:pPr>
      <w:keepNext/>
    </w:pPr>
  </w:style>
  <w:style w:type="character" w:customStyle="1" w:styleId="VariableTok">
    <w:name w:val="VariableTok"/>
    <w:basedOn w:val="VerbatimChar"/>
    <w:rPr>
      <w:rFonts w:ascii="Consolas" w:hAnsi="Consolas"/>
      <w:color w:val="19177C"/>
      <w:sz w:val="22"/>
    </w:rPr>
  </w:style>
  <w:style w:type="paragraph" w:customStyle="1" w:styleId="Author">
    <w:name w:val="Author"/>
    <w:basedOn w:val="a8"/>
    <w:qFormat/>
    <w:pPr>
      <w:keepNext/>
      <w:keepLines/>
    </w:pPr>
    <w:rPr>
      <w:sz w:val="24"/>
      <w:szCs w:val="24"/>
    </w:rPr>
  </w:style>
  <w:style w:type="character" w:customStyle="1" w:styleId="RegionMarkerTok">
    <w:name w:val="RegionMarkerTok"/>
    <w:basedOn w:val="VerbatimChar"/>
    <w:rPr>
      <w:rFonts w:ascii="Consolas" w:hAnsi="Consolas"/>
      <w:sz w:val="22"/>
    </w:rPr>
  </w:style>
  <w:style w:type="paragraph" w:customStyle="1" w:styleId="SourceCode">
    <w:name w:val="Source Code"/>
    <w:basedOn w:val="a"/>
    <w:link w:val="VerbatimChar"/>
    <w:pPr>
      <w:wordWrap w:val="0"/>
    </w:pPr>
  </w:style>
  <w:style w:type="paragraph" w:customStyle="1" w:styleId="ImageCaption">
    <w:name w:val="Image Caption"/>
    <w:basedOn w:val="aa"/>
  </w:style>
  <w:style w:type="paragraph" w:customStyle="1" w:styleId="TableCaption">
    <w:name w:val="Table Caption"/>
    <w:basedOn w:val="aa"/>
    <w:pPr>
      <w:keepNext/>
    </w:pPr>
  </w:style>
  <w:style w:type="paragraph" w:styleId="a8">
    <w:name w:val="Title"/>
    <w:basedOn w:val="a"/>
    <w:link w:val="ab"/>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4">
    <w:name w:val="正文文本 字符"/>
    <w:basedOn w:val="a0"/>
    <w:link w:val="a5"/>
  </w:style>
  <w:style w:type="character" w:customStyle="1" w:styleId="VerbatimChar">
    <w:name w:val="Verbatim Char"/>
    <w:basedOn w:val="a4"/>
    <w:link w:val="SourceCode"/>
    <w:rPr>
      <w:rFonts w:ascii="Consolas" w:hAnsi="Consolas"/>
      <w:sz w:val="22"/>
    </w:rPr>
  </w:style>
  <w:style w:type="character" w:customStyle="1" w:styleId="80">
    <w:name w:val="标题 8 字符"/>
    <w:basedOn w:val="a0"/>
    <w:link w:val="8"/>
    <w:uiPriority w:val="9"/>
    <w:semiHidden/>
    <w:rsid w:val="00A10FD9"/>
    <w:rPr>
      <w:rFonts w:eastAsiaTheme="majorEastAsia" w:cstheme="majorBidi"/>
      <w:i/>
      <w:iCs/>
      <w:color w:val="272727" w:themeColor="text1" w:themeTint="D8"/>
    </w:rPr>
  </w:style>
  <w:style w:type="paragraph" w:customStyle="1" w:styleId="Definition">
    <w:name w:val="Definition"/>
    <w:basedOn w:val="a"/>
  </w:style>
  <w:style w:type="character" w:customStyle="1" w:styleId="SpecialStringTok">
    <w:name w:val="SpecialStringTok"/>
    <w:basedOn w:val="VerbatimChar"/>
    <w:rPr>
      <w:rFonts w:ascii="Consolas" w:hAnsi="Consolas"/>
      <w:color w:val="BB6688"/>
      <w:sz w:val="22"/>
    </w:rPr>
  </w:style>
  <w:style w:type="character" w:customStyle="1" w:styleId="VerbatimStringTok">
    <w:name w:val="VerbatimStringTok"/>
    <w:basedOn w:val="VerbatimChar"/>
    <w:rPr>
      <w:rFonts w:ascii="Consolas" w:hAnsi="Consolas"/>
      <w:color w:val="4070A0"/>
      <w:sz w:val="22"/>
    </w:rPr>
  </w:style>
  <w:style w:type="character" w:customStyle="1" w:styleId="ImportTok">
    <w:name w:val="ImportTok"/>
    <w:basedOn w:val="VerbatimChar"/>
    <w:rPr>
      <w:rFonts w:ascii="Consolas" w:hAnsi="Consolas"/>
      <w:b/>
      <w:color w:val="008000"/>
      <w:sz w:val="22"/>
    </w:rPr>
  </w:style>
  <w:style w:type="character" w:customStyle="1" w:styleId="ConstantTok">
    <w:name w:val="ConstantTok"/>
    <w:basedOn w:val="VerbatimChar"/>
    <w:rPr>
      <w:rFonts w:ascii="Consolas" w:hAnsi="Consolas"/>
      <w:color w:val="880000"/>
      <w:sz w:val="22"/>
    </w:rPr>
  </w:style>
  <w:style w:type="character" w:customStyle="1" w:styleId="DataTypeTok">
    <w:name w:val="DataTypeTok"/>
    <w:basedOn w:val="VerbatimChar"/>
    <w:rPr>
      <w:rFonts w:ascii="Consolas" w:hAnsi="Consolas"/>
      <w:color w:val="902000"/>
      <w:sz w:val="22"/>
    </w:rPr>
  </w:style>
  <w:style w:type="character" w:customStyle="1" w:styleId="DocumentationTok">
    <w:name w:val="DocumentationTok"/>
    <w:basedOn w:val="VerbatimChar"/>
    <w:rPr>
      <w:rFonts w:ascii="Consolas" w:hAnsi="Consolas"/>
      <w:i/>
      <w:color w:val="BA2121"/>
      <w:sz w:val="22"/>
    </w:rPr>
  </w:style>
  <w:style w:type="character" w:customStyle="1" w:styleId="ErrorTok">
    <w:name w:val="ErrorTok"/>
    <w:basedOn w:val="VerbatimChar"/>
    <w:rPr>
      <w:rFonts w:ascii="Consolas" w:hAnsi="Consolas"/>
      <w:b/>
      <w:color w:val="FF0000"/>
      <w:sz w:val="22"/>
    </w:rPr>
  </w:style>
  <w:style w:type="paragraph" w:styleId="aa">
    <w:name w:val="caption"/>
    <w:basedOn w:val="a"/>
    <w:pPr>
      <w:spacing w:after="120"/>
    </w:pPr>
    <w:rPr>
      <w:i/>
    </w:rPr>
  </w:style>
  <w:style w:type="character" w:customStyle="1" w:styleId="OperatorTok">
    <w:name w:val="OperatorTok"/>
    <w:basedOn w:val="VerbatimChar"/>
    <w:rPr>
      <w:rFonts w:ascii="Consolas" w:hAnsi="Consolas"/>
      <w:color w:val="666666"/>
      <w:sz w:val="22"/>
    </w:rPr>
  </w:style>
  <w:style w:type="paragraph" w:customStyle="1" w:styleId="AbstractTitle">
    <w:name w:val="Abstract Title"/>
    <w:basedOn w:val="a"/>
    <w:qFormat/>
    <w:pPr>
      <w:keepNext/>
      <w:keepLines/>
      <w:spacing w:before="300" w:after="0"/>
      <w:jc w:val="center"/>
    </w:pPr>
    <w:rPr>
      <w:b/>
      <w:sz w:val="20"/>
      <w:szCs w:val="20"/>
    </w:rPr>
  </w:style>
  <w:style w:type="paragraph" w:styleId="ac">
    <w:name w:val="footnote text"/>
    <w:basedOn w:val="a"/>
    <w:uiPriority w:val="9"/>
    <w:unhideWhenUsed/>
    <w:qFormat/>
  </w:style>
  <w:style w:type="paragraph" w:styleId="ad">
    <w:name w:val="Date"/>
    <w:basedOn w:val="a8"/>
    <w:qFormat/>
    <w:pPr>
      <w:keepNext/>
      <w:keepLines/>
    </w:pPr>
    <w:rPr>
      <w:sz w:val="24"/>
      <w:szCs w:val="24"/>
    </w:rPr>
  </w:style>
  <w:style w:type="character" w:customStyle="1" w:styleId="BuiltInTok">
    <w:name w:val="BuiltInTok"/>
    <w:basedOn w:val="VerbatimChar"/>
    <w:rPr>
      <w:rFonts w:ascii="Consolas" w:hAnsi="Consolas"/>
      <w:color w:val="008000"/>
      <w:sz w:val="22"/>
    </w:rPr>
  </w:style>
  <w:style w:type="character" w:customStyle="1" w:styleId="SectionNumber">
    <w:name w:val="Section Number"/>
    <w:basedOn w:val="a4"/>
  </w:style>
  <w:style w:type="character" w:customStyle="1" w:styleId="CommentVarTok">
    <w:name w:val="CommentVarTok"/>
    <w:basedOn w:val="VerbatimChar"/>
    <w:rPr>
      <w:rFonts w:ascii="Consolas" w:hAnsi="Consolas"/>
      <w:b/>
      <w:i/>
      <w:color w:val="60A0B0"/>
      <w:sz w:val="22"/>
    </w:rPr>
  </w:style>
  <w:style w:type="character" w:customStyle="1" w:styleId="60">
    <w:name w:val="标题 6 字符"/>
    <w:basedOn w:val="a0"/>
    <w:link w:val="6"/>
    <w:uiPriority w:val="9"/>
    <w:semiHidden/>
    <w:rsid w:val="00A10FD9"/>
    <w:rPr>
      <w:rFonts w:eastAsiaTheme="majorEastAsia" w:cstheme="majorBidi"/>
      <w:i/>
      <w:iCs/>
      <w:color w:val="595959" w:themeColor="text1" w:themeTint="A6"/>
    </w:rPr>
  </w:style>
  <w:style w:type="character" w:styleId="ae">
    <w:name w:val="footnote reference"/>
    <w:basedOn w:val="a4"/>
    <w:rPr>
      <w:vertAlign w:val="superscript"/>
    </w:rPr>
  </w:style>
  <w:style w:type="paragraph" w:customStyle="1" w:styleId="DefinitionTerm">
    <w:name w:val="Definition Term"/>
    <w:basedOn w:val="a"/>
    <w:pPr>
      <w:keepNext/>
      <w:keepLines/>
      <w:spacing w:after="0"/>
    </w:pPr>
    <w:rPr>
      <w:b/>
    </w:rPr>
  </w:style>
  <w:style w:type="character" w:customStyle="1" w:styleId="ab">
    <w:name w:val="标题 字符"/>
    <w:basedOn w:val="a0"/>
    <w:link w:val="a8"/>
    <w:uiPriority w:val="10"/>
    <w:rsid w:val="00A10FD9"/>
    <w:rPr>
      <w:rFonts w:asciiTheme="majorHAnsi" w:eastAsiaTheme="majorEastAsia" w:hAnsiTheme="majorHAnsi" w:cstheme="majorBidi"/>
      <w:sz w:val="56"/>
      <w:szCs w:val="56"/>
    </w:rPr>
  </w:style>
  <w:style w:type="paragraph" w:customStyle="1" w:styleId="FirstParagraph">
    <w:name w:val="First Paragraph"/>
    <w:basedOn w:val="a5"/>
    <w:qFormat/>
  </w:style>
  <w:style w:type="character" w:customStyle="1" w:styleId="AlertTok">
    <w:name w:val="AlertTok"/>
    <w:basedOn w:val="VerbatimChar"/>
    <w:rPr>
      <w:rFonts w:ascii="Consolas" w:hAnsi="Consolas"/>
      <w:b/>
      <w:color w:val="FF0000"/>
      <w:sz w:val="22"/>
    </w:rPr>
  </w:style>
  <w:style w:type="character" w:customStyle="1" w:styleId="70">
    <w:name w:val="标题 7 字符"/>
    <w:basedOn w:val="a0"/>
    <w:link w:val="7"/>
    <w:uiPriority w:val="9"/>
    <w:semiHidden/>
    <w:rsid w:val="00A10FD9"/>
    <w:rPr>
      <w:rFonts w:eastAsiaTheme="majorEastAsia" w:cstheme="majorBidi"/>
      <w:color w:val="595959" w:themeColor="text1" w:themeTint="A6"/>
    </w:rPr>
  </w:style>
  <w:style w:type="character" w:customStyle="1" w:styleId="FloatTok">
    <w:name w:val="FloatTok"/>
    <w:basedOn w:val="VerbatimChar"/>
    <w:rPr>
      <w:rFonts w:ascii="Consolas" w:hAnsi="Consolas"/>
      <w:color w:val="40A070"/>
      <w:sz w:val="22"/>
    </w:rPr>
  </w:style>
  <w:style w:type="character" w:customStyle="1" w:styleId="StringTok">
    <w:name w:val="StringTok"/>
    <w:basedOn w:val="VerbatimChar"/>
    <w:rPr>
      <w:rFonts w:ascii="Consolas" w:hAnsi="Consolas"/>
      <w:color w:val="4070A0"/>
      <w:sz w:val="22"/>
    </w:rPr>
  </w:style>
  <w:style w:type="character" w:customStyle="1" w:styleId="20">
    <w:name w:val="标题 2 字符"/>
    <w:basedOn w:val="a0"/>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CharTok">
    <w:name w:val="CharTok"/>
    <w:basedOn w:val="VerbatimChar"/>
    <w:rPr>
      <w:rFonts w:ascii="Consolas" w:hAnsi="Consolas"/>
      <w:color w:val="4070A0"/>
      <w:sz w:val="22"/>
    </w:rPr>
  </w:style>
  <w:style w:type="character" w:customStyle="1" w:styleId="PreprocessorTok">
    <w:name w:val="PreprocessorTok"/>
    <w:basedOn w:val="VerbatimChar"/>
    <w:rPr>
      <w:rFonts w:ascii="Consolas" w:hAnsi="Consolas"/>
      <w:color w:val="BC7A00"/>
      <w:sz w:val="22"/>
    </w:rPr>
  </w:style>
  <w:style w:type="paragraph" w:styleId="a5">
    <w:name w:val="Body Text"/>
    <w:basedOn w:val="a"/>
    <w:link w:val="a4"/>
    <w:qFormat/>
    <w:pPr>
      <w:spacing w:before="180" w:after="180"/>
    </w:pPr>
  </w:style>
  <w:style w:type="paragraph" w:customStyle="1" w:styleId="FootnoteBlockText">
    <w:name w:val="Footnote Block Text"/>
    <w:basedOn w:val="ac"/>
    <w:uiPriority w:val="9"/>
    <w:unhideWhenUsed/>
    <w:qFormat/>
    <w:pPr>
      <w:spacing w:before="100" w:after="100"/>
      <w:ind w:left="480" w:right="480"/>
    </w:pPr>
  </w:style>
  <w:style w:type="character" w:customStyle="1" w:styleId="50">
    <w:name w:val="标题 5 字符"/>
    <w:basedOn w:val="a0"/>
    <w:link w:val="5"/>
    <w:uiPriority w:val="9"/>
    <w:semiHidden/>
    <w:rsid w:val="00A10FD9"/>
    <w:rPr>
      <w:rFonts w:eastAsiaTheme="majorEastAsia" w:cstheme="majorBidi"/>
      <w:color w:val="0F4761" w:themeColor="accent1" w:themeShade="BF"/>
    </w:rPr>
  </w:style>
  <w:style w:type="character" w:customStyle="1" w:styleId="BaseNTok">
    <w:name w:val="BaseNTok"/>
    <w:basedOn w:val="VerbatimChar"/>
    <w:rPr>
      <w:rFonts w:ascii="Consolas" w:hAnsi="Consolas"/>
      <w:color w:val="40A070"/>
      <w:sz w:val="22"/>
    </w:rPr>
  </w:style>
  <w:style w:type="paragraph" w:styleId="af">
    <w:name w:val="Bibliography"/>
    <w:basedOn w:val="a"/>
    <w:qFormat/>
  </w:style>
  <w:style w:type="character" w:customStyle="1" w:styleId="CommentTok">
    <w:name w:val="CommentTok"/>
    <w:basedOn w:val="VerbatimChar"/>
    <w:rPr>
      <w:rFonts w:ascii="Consolas" w:hAnsi="Consolas"/>
      <w:i/>
      <w:color w:val="60A0B0"/>
      <w:sz w:val="22"/>
    </w:rPr>
  </w:style>
  <w:style w:type="paragraph" w:styleId="af0">
    <w:name w:val="Revision"/>
    <w:hidden/>
    <w:rsid w:val="00A13656"/>
    <w:pPr>
      <w:spacing w:after="0"/>
    </w:pPr>
  </w:style>
  <w:style w:type="paragraph" w:styleId="af1">
    <w:name w:val="List Paragraph"/>
    <w:basedOn w:val="a"/>
    <w:rsid w:val="00E13A26"/>
    <w:pPr>
      <w:ind w:firstLineChars="200" w:firstLine="420"/>
    </w:pPr>
  </w:style>
  <w:style w:type="character" w:styleId="af2">
    <w:name w:val="Unresolved Mention"/>
    <w:basedOn w:val="a0"/>
    <w:uiPriority w:val="99"/>
    <w:semiHidden/>
    <w:unhideWhenUsed/>
    <w:rsid w:val="00493FC4"/>
    <w:rPr>
      <w:color w:val="605E5C"/>
      <w:shd w:val="clear" w:color="auto" w:fill="E1DFDD"/>
    </w:rPr>
  </w:style>
  <w:style w:type="character" w:styleId="af3">
    <w:name w:val="FollowedHyperlink"/>
    <w:basedOn w:val="a0"/>
    <w:rsid w:val="00493FC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Times New Roman"/>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MoolBoran"/>
        <a:font script="Syrc" typeface="Estrangelo Edessa"/>
        <a:font script="Thai" typeface="Angsana New"/>
        <a:font script="Gujr" typeface="Shruti"/>
        <a:font script="Lisu" typeface="Segoe UI"/>
        <a:font script="Uigh" typeface="Microsoft Uighur"/>
        <a:font script="Beng" typeface="Vrinda"/>
        <a:font script="Bopo" typeface="Microsoft JhengHei"/>
        <a:font script="Jpan" typeface="游ゴシック Light"/>
        <a:font script="Thaa" typeface="MV Boli"/>
        <a:font script="Cher" typeface="Plantagenet Cherokee"/>
        <a:font script="Hebr" typeface="Times New Roman"/>
        <a:font script="Yiii" typeface="Microsoft Yi Baiti"/>
        <a:font script="Armn" typeface="Arial"/>
        <a:font script="Guru" typeface="Raavi"/>
        <a:font script="Hans" typeface="等线 Light"/>
        <a:font script="Ethi" typeface="Nyala"/>
        <a:font script="Taml" typeface="Latha"/>
        <a:font script="Knda" typeface="Tunga"/>
        <a:font script="Bugi" typeface="Leelawadee UI"/>
        <a:font script="Arab" typeface="Times New Roman"/>
        <a:font script="Hant" typeface="新細明體"/>
      </a:majorFont>
      <a:minorFont>
        <a:latin typeface="Aptos" panose="02110004020202020204"/>
        <a:ea typeface=""/>
        <a:cs typeface=""/>
        <a:font script="Tfng" typeface="Ebrima"/>
        <a:font script="Tale" typeface="Microsoft Tai Le"/>
        <a:font script="Sora" typeface="Nirmala UI"/>
        <a:font script="Osma" typeface="Ebrima"/>
        <a:font script="Syrj" typeface="Estrangelo Edessa"/>
        <a:font script="Olck" typeface="Nirmala UI"/>
        <a:font script="Nkoo" typeface="Ebrima"/>
        <a:font script="Mymr" typeface="Myanmar Text"/>
        <a:font script="Syre" typeface="Estrangelo Edessa"/>
        <a:font script="Java" typeface="Javanese Text"/>
        <a:font script="Talu" typeface="Microsoft New Tai Lue"/>
        <a:font script="Viet" typeface="Arial"/>
        <a:font script="Geor" typeface="Sylfaen"/>
        <a:font script="Sinh" typeface="Iskoola Pota"/>
        <a:font script="Laoo" typeface="DokChampa"/>
        <a:font script="Orya" typeface="Kalinga"/>
        <a:font script="Mong" typeface="Mongolian Baiti"/>
        <a:font script="Mlym" typeface="Kartika"/>
        <a:font script="Hang" typeface="맑은 고딕"/>
        <a:font script="Telu" typeface="Gautami"/>
        <a:font script="Deva" typeface="Mangal"/>
        <a:font script="Tibt" typeface="Microsoft Himalaya"/>
        <a:font script="Phag" typeface="Phagspa"/>
        <a:font script="Cans" typeface="Euphemia"/>
        <a:font script="Syrn" typeface="Estrangelo Edessa"/>
        <a:font script="Khmr" typeface="DaunPenh"/>
        <a:font script="Syrc" typeface="Estrangelo Edessa"/>
        <a:font script="Thai" typeface="Cordia New"/>
        <a:font script="Gujr" typeface="Shruti"/>
        <a:font script="Lisu" typeface="Segoe UI"/>
        <a:font script="Uigh" typeface="Microsoft Uighur"/>
        <a:font script="Beng" typeface="Vrinda"/>
        <a:font script="Bopo" typeface="Microsoft JhengHei"/>
        <a:font script="Jpan" typeface="游明朝"/>
        <a:font script="Thaa" typeface="MV Boli"/>
        <a:font script="Cher" typeface="Plantagenet Cherokee"/>
        <a:font script="Hebr" typeface="Arial"/>
        <a:font script="Yiii" typeface="Microsoft Yi Baiti"/>
        <a:font script="Armn" typeface="Arial"/>
        <a:font script="Guru" typeface="Raavi"/>
        <a:font script="Hans" typeface="等线"/>
        <a:font script="Ethi" typeface="Nyala"/>
        <a:font script="Taml" typeface="Latha"/>
        <a:font script="Knda" typeface="Tunga"/>
        <a:font script="Bugi" typeface="Leelawadee UI"/>
        <a:font script="Arab" typeface="Arial"/>
        <a:font script="Hant" typeface="新細明體"/>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lumMod val="102000"/>
                <a:satMod val="103000"/>
                <a:tint val="94000"/>
              </a:schemeClr>
            </a:gs>
            <a:gs pos="50000">
              <a:schemeClr val="phClr">
                <a:lumMod val="100000"/>
                <a:satMod val="11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satMod val="170000"/>
            <a:tint val="95000"/>
          </a:schemeClr>
        </a:solidFill>
        <a:gradFill rotWithShape="1">
          <a:gsLst>
            <a:gs pos="0">
              <a:schemeClr val="phClr">
                <a:lumMod val="102000"/>
                <a:satMod val="150000"/>
                <a:shade val="98000"/>
                <a:tint val="93000"/>
              </a:schemeClr>
            </a:gs>
            <a:gs pos="50000">
              <a:schemeClr val="phClr">
                <a:lumMod val="103000"/>
                <a:satMod val="130000"/>
                <a:shade val="90000"/>
                <a:tint val="98000"/>
              </a:schemeClr>
            </a:gs>
            <a:gs pos="100000">
              <a:schemeClr val="phClr">
                <a:satMod val="120000"/>
                <a:shade val="63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13</Pages>
  <Words>1733</Words>
  <Characters>9880</Characters>
  <Application>Microsoft Office Word</Application>
  <DocSecurity>0</DocSecurity>
  <Lines>82</Lines>
  <Paragraphs>23</Paragraphs>
  <ScaleCrop>false</ScaleCrop>
  <Company/>
  <LinksUpToDate>false</LinksUpToDate>
  <CharactersWithSpaces>11590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华建光</dc:creator>
  <cp:keywords/>
  <dc:description/>
  <cp:lastModifiedBy>31572</cp:lastModifiedBy>
  <cp:revision>6</cp:revision>
  <dcterms:created xsi:type="dcterms:W3CDTF">2026-04-06T10:44:00Z</dcterms:created>
  <dcterms:modified xsi:type="dcterms:W3CDTF">2026-04-07T18:47:00Z</dcterms:modified>
</cp:coreProperties>
</file>